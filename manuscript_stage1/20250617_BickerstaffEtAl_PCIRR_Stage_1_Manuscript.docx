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42B7F" w14:textId="7AEF474A" w:rsidR="009B15A1" w:rsidRPr="008231D4" w:rsidRDefault="00681B96" w:rsidP="36157BFC">
      <w:pPr>
        <w:pStyle w:val="Title"/>
        <w:spacing w:before="120" w:after="120"/>
        <w:rPr>
          <w:rFonts w:ascii="Arial" w:eastAsia="Arial" w:hAnsi="Arial" w:cs="Arial"/>
          <w:b/>
          <w:bCs/>
          <w:sz w:val="44"/>
          <w:szCs w:val="44"/>
        </w:rPr>
      </w:pPr>
      <w:r w:rsidRPr="008231D4">
        <w:rPr>
          <w:rFonts w:ascii="Arial" w:eastAsia="Arial" w:hAnsi="Arial" w:cs="Arial"/>
          <w:b/>
          <w:bCs/>
          <w:sz w:val="44"/>
          <w:szCs w:val="44"/>
        </w:rPr>
        <w:t>O</w:t>
      </w:r>
      <w:r w:rsidR="71CD091C" w:rsidRPr="008231D4">
        <w:rPr>
          <w:rFonts w:ascii="Arial" w:eastAsia="Arial" w:hAnsi="Arial" w:cs="Arial"/>
          <w:b/>
          <w:bCs/>
          <w:sz w:val="44"/>
          <w:szCs w:val="44"/>
        </w:rPr>
        <w:t xml:space="preserve">bjective and </w:t>
      </w:r>
      <w:r w:rsidRPr="008231D4">
        <w:rPr>
          <w:rFonts w:ascii="Arial" w:eastAsia="Arial" w:hAnsi="Arial" w:cs="Arial"/>
          <w:b/>
          <w:bCs/>
          <w:sz w:val="44"/>
          <w:szCs w:val="44"/>
        </w:rPr>
        <w:t>su</w:t>
      </w:r>
      <w:r w:rsidR="71CD091C" w:rsidRPr="008231D4">
        <w:rPr>
          <w:rFonts w:ascii="Arial" w:eastAsia="Arial" w:hAnsi="Arial" w:cs="Arial"/>
          <w:b/>
          <w:bCs/>
          <w:sz w:val="44"/>
          <w:szCs w:val="44"/>
        </w:rPr>
        <w:t xml:space="preserve">bjective </w:t>
      </w:r>
      <w:r w:rsidR="76198411" w:rsidRPr="008231D4">
        <w:rPr>
          <w:rFonts w:ascii="Arial" w:eastAsia="Arial" w:hAnsi="Arial" w:cs="Arial"/>
          <w:b/>
          <w:bCs/>
          <w:sz w:val="44"/>
          <w:szCs w:val="44"/>
        </w:rPr>
        <w:t xml:space="preserve">assessment of </w:t>
      </w:r>
      <w:r w:rsidR="71CD091C" w:rsidRPr="008231D4">
        <w:rPr>
          <w:rFonts w:ascii="Arial" w:eastAsia="Arial" w:hAnsi="Arial" w:cs="Arial"/>
          <w:b/>
          <w:bCs/>
          <w:sz w:val="44"/>
          <w:szCs w:val="44"/>
        </w:rPr>
        <w:t xml:space="preserve">light sensitivity </w:t>
      </w:r>
      <w:r w:rsidR="2A78892F" w:rsidRPr="008231D4">
        <w:rPr>
          <w:rFonts w:ascii="Arial" w:eastAsia="Arial" w:hAnsi="Arial" w:cs="Arial"/>
          <w:b/>
          <w:bCs/>
          <w:sz w:val="44"/>
          <w:szCs w:val="44"/>
        </w:rPr>
        <w:t>in physiological responses to bright light in humans</w:t>
      </w:r>
    </w:p>
    <w:p w14:paraId="36CC00D1" w14:textId="0413B15A" w:rsidR="009B15A1" w:rsidRPr="008231D4" w:rsidRDefault="71CD091C" w:rsidP="36157BFC">
      <w:pPr>
        <w:spacing w:before="120" w:after="120"/>
        <w:rPr>
          <w:rFonts w:eastAsia="Arial" w:cs="Arial"/>
          <w:sz w:val="22"/>
          <w:szCs w:val="22"/>
        </w:rPr>
      </w:pPr>
      <w:r w:rsidRPr="008231D4">
        <w:rPr>
          <w:rFonts w:eastAsia="Arial" w:cs="Arial"/>
          <w:sz w:val="22"/>
          <w:szCs w:val="22"/>
        </w:rPr>
        <w:t xml:space="preserve"> </w:t>
      </w:r>
    </w:p>
    <w:p w14:paraId="05EDCEB2" w14:textId="2BDDBA8E" w:rsidR="009B15A1" w:rsidRPr="008231D4" w:rsidRDefault="1964F7A4" w:rsidP="36157BFC">
      <w:pPr>
        <w:spacing w:before="120" w:after="120"/>
        <w:rPr>
          <w:rFonts w:eastAsia="Arial" w:cs="Arial"/>
          <w:vertAlign w:val="superscript"/>
        </w:rPr>
      </w:pPr>
      <w:r w:rsidRPr="26A0A8D4">
        <w:rPr>
          <w:rFonts w:eastAsia="Arial" w:cs="Arial"/>
        </w:rPr>
        <w:t>Lucien Bickerstaff</w:t>
      </w:r>
      <w:r w:rsidRPr="26A0A8D4">
        <w:rPr>
          <w:rFonts w:eastAsia="Arial" w:cs="Arial"/>
          <w:vertAlign w:val="superscript"/>
        </w:rPr>
        <w:t>1, 2</w:t>
      </w:r>
      <w:r w:rsidR="5A6CEBC8" w:rsidRPr="26A0A8D4">
        <w:rPr>
          <w:rFonts w:eastAsia="Arial" w:cs="Arial"/>
          <w:vertAlign w:val="superscript"/>
        </w:rPr>
        <w:t>*</w:t>
      </w:r>
      <w:r w:rsidRPr="26A0A8D4">
        <w:rPr>
          <w:rFonts w:eastAsia="Arial" w:cs="Arial"/>
        </w:rPr>
        <w:t>, Josef Trinkl</w:t>
      </w:r>
      <w:r w:rsidRPr="26A0A8D4">
        <w:rPr>
          <w:rFonts w:eastAsia="Arial" w:cs="Arial"/>
          <w:vertAlign w:val="superscript"/>
        </w:rPr>
        <w:t>1</w:t>
      </w:r>
      <w:r w:rsidRPr="26A0A8D4">
        <w:rPr>
          <w:rFonts w:eastAsia="Arial" w:cs="Arial"/>
        </w:rPr>
        <w:t>, Stephan Munkwitz</w:t>
      </w:r>
      <w:r w:rsidRPr="26A0A8D4">
        <w:rPr>
          <w:rFonts w:eastAsia="Arial" w:cs="Arial"/>
          <w:vertAlign w:val="superscript"/>
        </w:rPr>
        <w:t>1</w:t>
      </w:r>
      <w:r w:rsidR="16D247F1" w:rsidRPr="26A0A8D4">
        <w:rPr>
          <w:rFonts w:eastAsia="Arial" w:cs="Arial"/>
        </w:rPr>
        <w:t>, Johannes Zauner</w:t>
      </w:r>
      <w:r w:rsidR="0ABBEA61" w:rsidRPr="26A0A8D4">
        <w:rPr>
          <w:rFonts w:eastAsia="Arial" w:cs="Arial"/>
          <w:vertAlign w:val="superscript"/>
        </w:rPr>
        <w:t>1,2</w:t>
      </w:r>
      <w:r w:rsidRPr="26A0A8D4">
        <w:rPr>
          <w:rFonts w:eastAsia="Arial" w:cs="Arial"/>
          <w:vertAlign w:val="superscript"/>
        </w:rPr>
        <w:t xml:space="preserve"> </w:t>
      </w:r>
      <w:r w:rsidRPr="26A0A8D4">
        <w:rPr>
          <w:rFonts w:eastAsia="Arial" w:cs="Arial"/>
        </w:rPr>
        <w:t>&amp; Manuel Spitschan</w:t>
      </w:r>
      <w:r w:rsidRPr="26A0A8D4">
        <w:rPr>
          <w:rFonts w:eastAsia="Arial" w:cs="Arial"/>
          <w:vertAlign w:val="superscript"/>
        </w:rPr>
        <w:t>1, 2, 3, 4</w:t>
      </w:r>
    </w:p>
    <w:p w14:paraId="6F92E807" w14:textId="7E4446A3" w:rsidR="009B15A1" w:rsidRPr="008231D4" w:rsidRDefault="04252A42" w:rsidP="36157BFC">
      <w:pPr>
        <w:spacing w:before="120" w:after="120"/>
        <w:rPr>
          <w:rFonts w:eastAsia="Arial" w:cs="Arial"/>
        </w:rPr>
      </w:pPr>
      <w:r w:rsidRPr="008231D4">
        <w:rPr>
          <w:rFonts w:eastAsia="Arial" w:cs="Arial"/>
          <w:vertAlign w:val="superscript"/>
        </w:rPr>
        <w:t xml:space="preserve">1 </w:t>
      </w:r>
      <w:r w:rsidRPr="008231D4">
        <w:rPr>
          <w:rFonts w:eastAsia="Arial" w:cs="Arial"/>
        </w:rPr>
        <w:t>Max Planck Institute for Biological Cybernetics, Translational Sensory &amp; Circadian Neuroscience, Tübingen, Germany</w:t>
      </w:r>
    </w:p>
    <w:p w14:paraId="1E921852" w14:textId="32A657EC" w:rsidR="009B15A1" w:rsidRPr="008231D4" w:rsidRDefault="04252A42" w:rsidP="36157BFC">
      <w:pPr>
        <w:spacing w:before="120" w:after="120"/>
        <w:rPr>
          <w:rFonts w:eastAsia="Arial" w:cs="Arial"/>
        </w:rPr>
      </w:pPr>
      <w:r w:rsidRPr="008231D4">
        <w:rPr>
          <w:rFonts w:eastAsia="Arial" w:cs="Arial"/>
          <w:vertAlign w:val="superscript"/>
        </w:rPr>
        <w:t xml:space="preserve">2 </w:t>
      </w:r>
      <w:r w:rsidRPr="008231D4">
        <w:rPr>
          <w:rFonts w:eastAsia="Arial" w:cs="Arial"/>
        </w:rPr>
        <w:t>Technical University of Munich, Chronobiology &amp; Health, TUM School of Medicine and Health, Munich, Germany</w:t>
      </w:r>
    </w:p>
    <w:p w14:paraId="45CF397D" w14:textId="2EC29E31" w:rsidR="009B15A1" w:rsidRPr="008231D4" w:rsidRDefault="04252A42" w:rsidP="36157BFC">
      <w:pPr>
        <w:spacing w:before="120" w:after="120"/>
        <w:rPr>
          <w:rFonts w:eastAsia="Arial" w:cs="Arial"/>
        </w:rPr>
      </w:pPr>
      <w:r w:rsidRPr="008231D4">
        <w:rPr>
          <w:rFonts w:eastAsia="Arial" w:cs="Arial"/>
          <w:vertAlign w:val="superscript"/>
        </w:rPr>
        <w:t xml:space="preserve">3 </w:t>
      </w:r>
      <w:r w:rsidRPr="008231D4">
        <w:rPr>
          <w:rFonts w:eastAsia="Arial" w:cs="Arial"/>
        </w:rPr>
        <w:t xml:space="preserve">Technical University of Munich, TUM Institute for Advanced Study (TUM-IAS), </w:t>
      </w:r>
      <w:proofErr w:type="spellStart"/>
      <w:r w:rsidRPr="008231D4">
        <w:rPr>
          <w:rFonts w:eastAsia="Arial" w:cs="Arial"/>
        </w:rPr>
        <w:t>Garching</w:t>
      </w:r>
      <w:proofErr w:type="spellEnd"/>
      <w:r w:rsidRPr="008231D4">
        <w:rPr>
          <w:rFonts w:eastAsia="Arial" w:cs="Arial"/>
        </w:rPr>
        <w:t>, Germany</w:t>
      </w:r>
    </w:p>
    <w:p w14:paraId="4806D286" w14:textId="383F72C9" w:rsidR="009B15A1" w:rsidRPr="008231D4" w:rsidRDefault="04252A42" w:rsidP="36157BFC">
      <w:pPr>
        <w:spacing w:before="120" w:after="120"/>
        <w:rPr>
          <w:rFonts w:eastAsia="Arial" w:cs="Arial"/>
        </w:rPr>
      </w:pPr>
      <w:r w:rsidRPr="008231D4">
        <w:rPr>
          <w:rFonts w:eastAsia="Arial" w:cs="Arial"/>
          <w:vertAlign w:val="superscript"/>
        </w:rPr>
        <w:t xml:space="preserve">4 </w:t>
      </w:r>
      <w:r w:rsidRPr="008231D4">
        <w:rPr>
          <w:rFonts w:eastAsia="Arial" w:cs="Arial"/>
        </w:rPr>
        <w:t>TUMCREATE, Singapore, Singapore</w:t>
      </w:r>
    </w:p>
    <w:p w14:paraId="150DFC1D" w14:textId="709BBA26" w:rsidR="009B15A1" w:rsidRPr="008231D4" w:rsidRDefault="009B15A1" w:rsidP="36157BFC">
      <w:pPr>
        <w:spacing w:before="120" w:after="120"/>
        <w:rPr>
          <w:rFonts w:eastAsia="Arial" w:cs="Arial"/>
        </w:rPr>
      </w:pPr>
    </w:p>
    <w:p w14:paraId="28F5BE3A" w14:textId="05F65E28" w:rsidR="7F9BA42B" w:rsidRPr="008231D4" w:rsidRDefault="71CD091C" w:rsidP="00D067CB">
      <w:pPr>
        <w:spacing w:before="120" w:after="120"/>
        <w:rPr>
          <w:rFonts w:eastAsia="Arial" w:cs="Arial"/>
        </w:rPr>
      </w:pPr>
      <w:r w:rsidRPr="008231D4">
        <w:rPr>
          <w:rFonts w:eastAsia="Arial" w:cs="Arial"/>
        </w:rPr>
        <w:t xml:space="preserve">* Corresponding author: </w:t>
      </w:r>
      <w:r w:rsidR="08941390" w:rsidRPr="008231D4">
        <w:rPr>
          <w:rFonts w:eastAsia="Arial" w:cs="Arial"/>
        </w:rPr>
        <w:t>Lucien Bickerstaff (</w:t>
      </w:r>
      <w:hyperlink r:id="rId8">
        <w:r w:rsidR="08941390" w:rsidRPr="008231D4">
          <w:rPr>
            <w:rStyle w:val="Hyperlink"/>
            <w:rFonts w:eastAsia="Arial" w:cs="Arial"/>
          </w:rPr>
          <w:t>lucien.bickerstaff@tuebingen.mpg.de</w:t>
        </w:r>
      </w:hyperlink>
      <w:r w:rsidR="08941390" w:rsidRPr="008231D4">
        <w:rPr>
          <w:rFonts w:eastAsia="Arial" w:cs="Arial"/>
        </w:rPr>
        <w:t>)</w:t>
      </w:r>
      <w:r w:rsidR="7F9BA42B" w:rsidRPr="008231D4">
        <w:rPr>
          <w:rFonts w:eastAsia="Arial" w:cs="Arial"/>
        </w:rPr>
        <w:br w:type="page"/>
      </w:r>
    </w:p>
    <w:p w14:paraId="519390F0" w14:textId="32FC386B" w:rsidR="3548C2ED" w:rsidRPr="00056C51" w:rsidRDefault="3548C2ED" w:rsidP="00056C51">
      <w:pPr>
        <w:pStyle w:val="Heading1"/>
      </w:pPr>
      <w:r w:rsidRPr="00056C51">
        <w:lastRenderedPageBreak/>
        <w:t>Abstract</w:t>
      </w:r>
    </w:p>
    <w:p w14:paraId="5A6F40D0" w14:textId="4ECDE0F4" w:rsidR="7F9BA42B" w:rsidRPr="008231D4" w:rsidRDefault="7F9BA42B" w:rsidP="36157BFC">
      <w:pPr>
        <w:spacing w:before="120" w:after="120"/>
        <w:jc w:val="both"/>
        <w:rPr>
          <w:rFonts w:eastAsia="Arial" w:cs="Arial"/>
        </w:rPr>
      </w:pPr>
    </w:p>
    <w:p w14:paraId="188FFCCB" w14:textId="1C465E7E" w:rsidR="7F9BA42B" w:rsidRPr="008231D4" w:rsidRDefault="00856A01" w:rsidP="003807FD">
      <w:pPr>
        <w:spacing w:before="120" w:after="120"/>
        <w:jc w:val="both"/>
        <w:rPr>
          <w:rFonts w:eastAsia="Arial" w:cs="Arial"/>
        </w:rPr>
      </w:pPr>
      <w:ins w:id="0" w:author="Johannes Zauner" w:date="2026-02-04T07:43:00Z" w16du:dateUtc="2026-02-04T06:43:00Z">
        <w:r>
          <w:rPr>
            <w:rFonts w:eastAsia="Arial" w:cs="Arial"/>
          </w:rPr>
          <w:t>Ocular l</w:t>
        </w:r>
      </w:ins>
      <w:del w:id="1" w:author="Johannes Zauner" w:date="2026-02-04T07:43:00Z" w16du:dateUtc="2026-02-04T06:43:00Z">
        <w:r w:rsidR="00660BAA" w:rsidRPr="008231D4" w:rsidDel="00856A01">
          <w:rPr>
            <w:rFonts w:eastAsia="Arial" w:cs="Arial"/>
          </w:rPr>
          <w:delText>L</w:delText>
        </w:r>
      </w:del>
      <w:r w:rsidR="00660BAA" w:rsidRPr="008231D4">
        <w:rPr>
          <w:rFonts w:eastAsia="Arial" w:cs="Arial"/>
        </w:rPr>
        <w:t xml:space="preserve">ight can produce responses in the human body that are not mediated by the fundamental and more well-known functions of the human visual system, and that often involve complex and not well-understood interactions within the nervous system. </w:t>
      </w:r>
      <w:r w:rsidR="007C2BDB" w:rsidRPr="008231D4">
        <w:rPr>
          <w:rFonts w:eastAsia="Arial" w:cs="Arial"/>
        </w:rPr>
        <w:t>Sensitivity to light</w:t>
      </w:r>
      <w:r w:rsidR="00190B0B" w:rsidRPr="008231D4">
        <w:rPr>
          <w:rFonts w:eastAsia="Arial" w:cs="Arial"/>
        </w:rPr>
        <w:t xml:space="preserve"> </w:t>
      </w:r>
      <w:r w:rsidR="00E97846" w:rsidRPr="008231D4">
        <w:rPr>
          <w:rFonts w:eastAsia="Arial" w:cs="Arial"/>
        </w:rPr>
        <w:t>shows</w:t>
      </w:r>
      <w:r w:rsidR="00190B0B" w:rsidRPr="008231D4">
        <w:rPr>
          <w:rFonts w:eastAsia="Arial" w:cs="Arial"/>
        </w:rPr>
        <w:t xml:space="preserve"> sizeable variability between individuals</w:t>
      </w:r>
      <w:r w:rsidR="00E97846" w:rsidRPr="008231D4">
        <w:rPr>
          <w:rFonts w:eastAsia="Arial" w:cs="Arial"/>
        </w:rPr>
        <w:t xml:space="preserve">, and the underlying </w:t>
      </w:r>
      <w:r w:rsidR="00660BAA" w:rsidRPr="008231D4">
        <w:rPr>
          <w:rFonts w:eastAsia="Arial" w:cs="Arial"/>
        </w:rPr>
        <w:t xml:space="preserve">photoreceptor mechanisms remain </w:t>
      </w:r>
      <w:r w:rsidR="007441E6" w:rsidRPr="008231D4">
        <w:rPr>
          <w:rFonts w:eastAsia="Arial" w:cs="Arial"/>
        </w:rPr>
        <w:t xml:space="preserve">partially </w:t>
      </w:r>
      <w:r w:rsidR="00660BAA" w:rsidRPr="008231D4">
        <w:rPr>
          <w:rFonts w:eastAsia="Arial" w:cs="Arial"/>
        </w:rPr>
        <w:t>unclear. To fill in this knowledge gap, this study operationalises acute light sensitivity responses, using objective (facial surface electromyography [</w:t>
      </w:r>
      <w:proofErr w:type="spellStart"/>
      <w:r w:rsidR="00660BAA" w:rsidRPr="008231D4">
        <w:rPr>
          <w:rFonts w:eastAsia="Arial" w:cs="Arial"/>
        </w:rPr>
        <w:t>sEMG</w:t>
      </w:r>
      <w:proofErr w:type="spellEnd"/>
      <w:r w:rsidR="00660BAA" w:rsidRPr="008231D4">
        <w:rPr>
          <w:rFonts w:eastAsia="Arial" w:cs="Arial"/>
        </w:rPr>
        <w:t xml:space="preserve">], pupillometry) as well as subjective (scale-measured </w:t>
      </w:r>
      <w:r w:rsidR="00BF7EC3" w:rsidRPr="008231D4">
        <w:rPr>
          <w:rFonts w:eastAsia="Arial" w:cs="Arial"/>
        </w:rPr>
        <w:t>self-reporting</w:t>
      </w:r>
      <w:r w:rsidR="00660BAA" w:rsidRPr="008231D4">
        <w:rPr>
          <w:rFonts w:eastAsia="Arial" w:cs="Arial"/>
        </w:rPr>
        <w:t xml:space="preserve">) approaches in healthy adults (n = </w:t>
      </w:r>
      <w:r w:rsidR="00D42C5A" w:rsidRPr="008231D4">
        <w:rPr>
          <w:rFonts w:eastAsia="Arial" w:cs="Arial"/>
        </w:rPr>
        <w:t>20</w:t>
      </w:r>
      <w:r w:rsidR="00660BAA" w:rsidRPr="008231D4">
        <w:rPr>
          <w:rFonts w:eastAsia="Arial" w:cs="Arial"/>
        </w:rPr>
        <w:t xml:space="preserve">, age range 18-35). Within each of the four sessions, 36 successive light pulses from five narrowband wavelengths are delivered through a spectrally tuneable </w:t>
      </w:r>
      <w:r w:rsidR="00BF7EC3" w:rsidRPr="008231D4">
        <w:rPr>
          <w:rFonts w:eastAsia="Arial" w:cs="Arial"/>
        </w:rPr>
        <w:t>LED based</w:t>
      </w:r>
      <w:r w:rsidR="00660BAA" w:rsidRPr="008231D4">
        <w:rPr>
          <w:rFonts w:eastAsia="Arial" w:cs="Arial"/>
        </w:rPr>
        <w:t xml:space="preserve"> light engine (445, </w:t>
      </w:r>
      <w:r w:rsidR="00D37C10" w:rsidRPr="008231D4">
        <w:rPr>
          <w:rFonts w:eastAsia="Arial" w:cs="Arial"/>
        </w:rPr>
        <w:t xml:space="preserve">465, </w:t>
      </w:r>
      <w:r w:rsidR="00660BAA" w:rsidRPr="008231D4">
        <w:rPr>
          <w:rFonts w:eastAsia="Arial" w:cs="Arial"/>
        </w:rPr>
        <w:t>475, 505, 5</w:t>
      </w:r>
      <w:r w:rsidR="00884D9C" w:rsidRPr="008231D4">
        <w:rPr>
          <w:rFonts w:eastAsia="Arial" w:cs="Arial"/>
        </w:rPr>
        <w:t>2</w:t>
      </w:r>
      <w:r w:rsidR="00660BAA" w:rsidRPr="008231D4">
        <w:rPr>
          <w:rFonts w:eastAsia="Arial" w:cs="Arial"/>
        </w:rPr>
        <w:t xml:space="preserve">5, </w:t>
      </w:r>
      <w:r w:rsidR="00884D9C" w:rsidRPr="008231D4">
        <w:rPr>
          <w:rFonts w:eastAsia="Arial" w:cs="Arial"/>
        </w:rPr>
        <w:t>545</w:t>
      </w:r>
      <w:r w:rsidR="00660BAA" w:rsidRPr="008231D4">
        <w:rPr>
          <w:rFonts w:eastAsia="Arial" w:cs="Arial"/>
        </w:rPr>
        <w:t xml:space="preserve"> nm) under homogenous, </w:t>
      </w:r>
      <w:r w:rsidR="00BF7EC3" w:rsidRPr="008231D4">
        <w:rPr>
          <w:rFonts w:eastAsia="Arial" w:cs="Arial"/>
        </w:rPr>
        <w:t>full field</w:t>
      </w:r>
      <w:r w:rsidR="00660BAA" w:rsidRPr="008231D4">
        <w:rPr>
          <w:rFonts w:eastAsia="Arial" w:cs="Arial"/>
        </w:rPr>
        <w:t xml:space="preserve"> stimulation at a fixed </w:t>
      </w:r>
      <w:r w:rsidR="00884D9C" w:rsidRPr="008231D4">
        <w:rPr>
          <w:rFonts w:eastAsia="Arial" w:cs="Arial"/>
        </w:rPr>
        <w:t>ir</w:t>
      </w:r>
      <w:r w:rsidR="00660BAA" w:rsidRPr="008231D4">
        <w:rPr>
          <w:rFonts w:eastAsia="Arial" w:cs="Arial"/>
        </w:rPr>
        <w:t xml:space="preserve">radiance. We hypothesise that </w:t>
      </w:r>
      <w:r w:rsidR="007A4219" w:rsidRPr="008231D4">
        <w:rPr>
          <w:rFonts w:eastAsia="Arial" w:cs="Arial"/>
        </w:rPr>
        <w:t xml:space="preserve">predicting visual discomfort using melanopic EDI </w:t>
      </w:r>
      <w:r w:rsidR="00F76477" w:rsidRPr="008231D4">
        <w:rPr>
          <w:rFonts w:eastAsia="Arial" w:cs="Arial"/>
        </w:rPr>
        <w:t>(</w:t>
      </w:r>
      <w:r w:rsidR="007A4219" w:rsidRPr="008231D4">
        <w:rPr>
          <w:rFonts w:eastAsia="Arial" w:cs="Arial"/>
        </w:rPr>
        <w:t xml:space="preserve">tuned to </w:t>
      </w:r>
      <w:r w:rsidR="00F76477" w:rsidRPr="008231D4">
        <w:rPr>
          <w:rFonts w:eastAsia="Arial" w:cs="Arial"/>
        </w:rPr>
        <w:t>ipRGC</w:t>
      </w:r>
      <w:r w:rsidR="007A4219" w:rsidRPr="008231D4">
        <w:rPr>
          <w:rFonts w:eastAsia="Arial" w:cs="Arial"/>
        </w:rPr>
        <w:t>s</w:t>
      </w:r>
      <w:r w:rsidR="00F76477" w:rsidRPr="008231D4">
        <w:rPr>
          <w:rFonts w:eastAsia="Arial" w:cs="Arial"/>
        </w:rPr>
        <w:t xml:space="preserve">) </w:t>
      </w:r>
      <w:r w:rsidR="00660BAA" w:rsidRPr="008231D4">
        <w:rPr>
          <w:rFonts w:eastAsia="Arial" w:cs="Arial"/>
        </w:rPr>
        <w:t xml:space="preserve">will </w:t>
      </w:r>
      <w:r w:rsidR="00F90304" w:rsidRPr="008231D4">
        <w:rPr>
          <w:rFonts w:eastAsia="Arial" w:cs="Arial"/>
        </w:rPr>
        <w:t xml:space="preserve">provide a better fit </w:t>
      </w:r>
      <w:r w:rsidR="00F76477" w:rsidRPr="008231D4">
        <w:rPr>
          <w:rFonts w:eastAsia="Arial" w:cs="Arial"/>
        </w:rPr>
        <w:t xml:space="preserve">compared to </w:t>
      </w:r>
      <w:r w:rsidR="00F90304" w:rsidRPr="008231D4">
        <w:rPr>
          <w:rFonts w:eastAsia="Arial" w:cs="Arial"/>
        </w:rPr>
        <w:t>using</w:t>
      </w:r>
      <w:r w:rsidR="00F76477" w:rsidRPr="008231D4">
        <w:rPr>
          <w:rFonts w:eastAsia="Arial" w:cs="Arial"/>
        </w:rPr>
        <w:t xml:space="preserve"> illuminance</w:t>
      </w:r>
      <w:r w:rsidR="00F90304" w:rsidRPr="008231D4">
        <w:rPr>
          <w:rFonts w:eastAsia="Arial" w:cs="Arial"/>
        </w:rPr>
        <w:t xml:space="preserve"> (tuned to L+M cones)</w:t>
      </w:r>
      <w:r w:rsidR="00660BAA" w:rsidRPr="008231D4">
        <w:rPr>
          <w:rFonts w:eastAsia="Arial" w:cs="Arial"/>
        </w:rPr>
        <w:t xml:space="preserve">. </w:t>
      </w:r>
      <w:r w:rsidR="7F9BA42B" w:rsidRPr="008231D4">
        <w:rPr>
          <w:rFonts w:eastAsia="Arial" w:cs="Arial"/>
        </w:rPr>
        <w:br w:type="page"/>
      </w:r>
    </w:p>
    <w:p w14:paraId="4630CC20" w14:textId="7DA84DB3" w:rsidR="00A01A90" w:rsidRPr="00056C51" w:rsidRDefault="00A01A90" w:rsidP="00056C51">
      <w:pPr>
        <w:pStyle w:val="Heading1"/>
      </w:pPr>
      <w:r>
        <w:lastRenderedPageBreak/>
        <w:t>Abbreviations</w:t>
      </w:r>
    </w:p>
    <w:p w14:paraId="5BC991C5" w14:textId="69E024BC" w:rsidR="1294D25F" w:rsidRDefault="1294D25F" w:rsidP="1294D25F"/>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7795"/>
      </w:tblGrid>
      <w:tr w:rsidR="008E4A51" w:rsidRPr="008231D4" w14:paraId="6D076D2C" w14:textId="77777777" w:rsidTr="00C924D8">
        <w:tc>
          <w:tcPr>
            <w:tcW w:w="1555" w:type="dxa"/>
          </w:tcPr>
          <w:p w14:paraId="4317014B" w14:textId="700E72A5" w:rsidR="008E4A51" w:rsidRPr="008231D4" w:rsidRDefault="008E4A51">
            <w:pPr>
              <w:rPr>
                <w:rFonts w:eastAsia="Arial" w:cs="Arial"/>
              </w:rPr>
            </w:pPr>
            <w:r w:rsidRPr="008231D4">
              <w:rPr>
                <w:rFonts w:eastAsia="Arial" w:cs="Arial"/>
              </w:rPr>
              <w:t>ACHOO</w:t>
            </w:r>
          </w:p>
        </w:tc>
        <w:tc>
          <w:tcPr>
            <w:tcW w:w="7795" w:type="dxa"/>
          </w:tcPr>
          <w:p w14:paraId="64996D6A" w14:textId="4F260ED1" w:rsidR="008E4A51" w:rsidRPr="008231D4" w:rsidRDefault="008E4A51">
            <w:pPr>
              <w:rPr>
                <w:rFonts w:eastAsia="Arial" w:cs="Arial"/>
              </w:rPr>
            </w:pPr>
            <w:r w:rsidRPr="008231D4">
              <w:rPr>
                <w:rFonts w:eastAsia="Arial" w:cs="Arial"/>
              </w:rPr>
              <w:t xml:space="preserve">Autosomal Dominant Compelling </w:t>
            </w:r>
            <w:proofErr w:type="spellStart"/>
            <w:r w:rsidRPr="008231D4">
              <w:rPr>
                <w:rFonts w:eastAsia="Arial" w:cs="Arial"/>
              </w:rPr>
              <w:t>Helioopthalmic</w:t>
            </w:r>
            <w:proofErr w:type="spellEnd"/>
            <w:r w:rsidRPr="008231D4">
              <w:rPr>
                <w:rFonts w:eastAsia="Arial" w:cs="Arial"/>
              </w:rPr>
              <w:t xml:space="preserve"> Outburst</w:t>
            </w:r>
          </w:p>
        </w:tc>
      </w:tr>
      <w:tr w:rsidR="00DB3D8B" w:rsidRPr="008231D4" w14:paraId="2F9A5931" w14:textId="77777777" w:rsidTr="00C924D8">
        <w:tc>
          <w:tcPr>
            <w:tcW w:w="1555" w:type="dxa"/>
          </w:tcPr>
          <w:p w14:paraId="6459DB3A" w14:textId="47F9A309" w:rsidR="00DB3D8B" w:rsidRPr="008231D4" w:rsidRDefault="00DB3D8B">
            <w:pPr>
              <w:rPr>
                <w:rFonts w:eastAsia="Arial" w:cs="Arial"/>
              </w:rPr>
            </w:pPr>
            <w:r w:rsidRPr="008231D4">
              <w:rPr>
                <w:rFonts w:eastAsia="Arial" w:cs="Arial"/>
              </w:rPr>
              <w:t>AUDIT</w:t>
            </w:r>
          </w:p>
        </w:tc>
        <w:tc>
          <w:tcPr>
            <w:tcW w:w="7795" w:type="dxa"/>
          </w:tcPr>
          <w:p w14:paraId="663C3A6D" w14:textId="4EF05D25" w:rsidR="00DB3D8B" w:rsidRPr="008231D4" w:rsidRDefault="00DB3D8B">
            <w:pPr>
              <w:rPr>
                <w:rFonts w:eastAsia="Arial" w:cs="Arial"/>
              </w:rPr>
            </w:pPr>
            <w:r w:rsidRPr="008231D4">
              <w:rPr>
                <w:rFonts w:eastAsia="Arial" w:cs="Arial"/>
              </w:rPr>
              <w:t>Alcohol Use Disorders Identification Test</w:t>
            </w:r>
          </w:p>
        </w:tc>
      </w:tr>
      <w:tr w:rsidR="00DB3D8B" w:rsidRPr="008231D4" w14:paraId="0CD2A0FC" w14:textId="77777777" w:rsidTr="00C924D8">
        <w:tc>
          <w:tcPr>
            <w:tcW w:w="1555" w:type="dxa"/>
          </w:tcPr>
          <w:p w14:paraId="6D6CF918" w14:textId="152EF029" w:rsidR="00DB3D8B" w:rsidRPr="008231D4" w:rsidRDefault="00DB3D8B">
            <w:pPr>
              <w:rPr>
                <w:rFonts w:eastAsia="Arial" w:cs="Arial"/>
              </w:rPr>
            </w:pPr>
            <w:r w:rsidRPr="008231D4">
              <w:rPr>
                <w:rFonts w:eastAsia="Arial" w:cs="Arial"/>
              </w:rPr>
              <w:t>BAC</w:t>
            </w:r>
          </w:p>
        </w:tc>
        <w:tc>
          <w:tcPr>
            <w:tcW w:w="7795" w:type="dxa"/>
          </w:tcPr>
          <w:p w14:paraId="089D1245" w14:textId="50CBE710" w:rsidR="00DB3D8B" w:rsidRPr="008231D4" w:rsidRDefault="00DB3D8B">
            <w:pPr>
              <w:rPr>
                <w:rFonts w:eastAsia="Arial" w:cs="Arial"/>
              </w:rPr>
            </w:pPr>
            <w:r w:rsidRPr="008231D4">
              <w:rPr>
                <w:rFonts w:eastAsia="Arial" w:cs="Arial"/>
              </w:rPr>
              <w:t>Blood Alcohol Content</w:t>
            </w:r>
          </w:p>
        </w:tc>
      </w:tr>
      <w:tr w:rsidR="00CE4EBF" w:rsidRPr="008231D4" w14:paraId="56DEB2C4" w14:textId="77777777" w:rsidTr="00C924D8">
        <w:tc>
          <w:tcPr>
            <w:tcW w:w="1555" w:type="dxa"/>
          </w:tcPr>
          <w:p w14:paraId="28E08BDC" w14:textId="2E3DDF35" w:rsidR="00CE4EBF" w:rsidRPr="008231D4" w:rsidRDefault="00CE4EBF">
            <w:pPr>
              <w:rPr>
                <w:rFonts w:eastAsia="Arial" w:cs="Arial"/>
              </w:rPr>
            </w:pPr>
            <w:r w:rsidRPr="008231D4">
              <w:rPr>
                <w:rFonts w:eastAsia="Arial" w:cs="Arial"/>
              </w:rPr>
              <w:t>BF</w:t>
            </w:r>
          </w:p>
        </w:tc>
        <w:tc>
          <w:tcPr>
            <w:tcW w:w="7795" w:type="dxa"/>
          </w:tcPr>
          <w:p w14:paraId="4962302B" w14:textId="6A643AD1" w:rsidR="00CE4EBF" w:rsidRPr="008231D4" w:rsidRDefault="00CE4EBF">
            <w:pPr>
              <w:rPr>
                <w:rFonts w:eastAsia="Arial" w:cs="Arial"/>
              </w:rPr>
            </w:pPr>
            <w:r w:rsidRPr="008231D4">
              <w:rPr>
                <w:rFonts w:eastAsia="Arial" w:cs="Arial"/>
              </w:rPr>
              <w:t>Bayes Factor</w:t>
            </w:r>
          </w:p>
        </w:tc>
      </w:tr>
      <w:tr w:rsidR="008E4A51" w:rsidRPr="008231D4" w14:paraId="4C76D895" w14:textId="77777777" w:rsidTr="00C924D8">
        <w:tc>
          <w:tcPr>
            <w:tcW w:w="1555" w:type="dxa"/>
          </w:tcPr>
          <w:p w14:paraId="4A8D6177" w14:textId="28D9F359" w:rsidR="008E4A51" w:rsidRPr="008231D4" w:rsidRDefault="008E4A51">
            <w:pPr>
              <w:rPr>
                <w:rFonts w:eastAsia="Arial" w:cs="Arial"/>
              </w:rPr>
            </w:pPr>
            <w:r w:rsidRPr="008231D4">
              <w:rPr>
                <w:rFonts w:eastAsia="Arial" w:cs="Arial"/>
              </w:rPr>
              <w:t>BFDA</w:t>
            </w:r>
          </w:p>
        </w:tc>
        <w:tc>
          <w:tcPr>
            <w:tcW w:w="7795" w:type="dxa"/>
          </w:tcPr>
          <w:p w14:paraId="2CE0F07E" w14:textId="4C5961D1" w:rsidR="008E4A51" w:rsidRPr="008231D4" w:rsidRDefault="008E4A51">
            <w:pPr>
              <w:rPr>
                <w:rFonts w:eastAsia="Arial" w:cs="Arial"/>
              </w:rPr>
            </w:pPr>
            <w:r w:rsidRPr="008231D4">
              <w:rPr>
                <w:rFonts w:eastAsia="Arial" w:cs="Arial"/>
              </w:rPr>
              <w:t>Bayes Factor Design Analysis</w:t>
            </w:r>
          </w:p>
        </w:tc>
      </w:tr>
      <w:tr w:rsidR="007311D2" w:rsidRPr="008231D4" w14:paraId="07C6B80B" w14:textId="77777777" w:rsidTr="00C924D8">
        <w:tc>
          <w:tcPr>
            <w:tcW w:w="1555" w:type="dxa"/>
          </w:tcPr>
          <w:p w14:paraId="5F20ED26" w14:textId="73AC103F" w:rsidR="007311D2" w:rsidRPr="008231D4" w:rsidRDefault="007311D2">
            <w:pPr>
              <w:rPr>
                <w:rFonts w:eastAsia="Arial" w:cs="Arial"/>
              </w:rPr>
            </w:pPr>
            <w:r w:rsidRPr="008231D4">
              <w:rPr>
                <w:rFonts w:eastAsia="Arial" w:cs="Arial"/>
              </w:rPr>
              <w:t>DC</w:t>
            </w:r>
          </w:p>
        </w:tc>
        <w:tc>
          <w:tcPr>
            <w:tcW w:w="7795" w:type="dxa"/>
          </w:tcPr>
          <w:p w14:paraId="0D36BB93" w14:textId="7E3A471A" w:rsidR="007311D2" w:rsidRPr="008231D4" w:rsidRDefault="007311D2">
            <w:pPr>
              <w:rPr>
                <w:rFonts w:eastAsia="Arial" w:cs="Arial"/>
              </w:rPr>
            </w:pPr>
            <w:r w:rsidRPr="008231D4">
              <w:rPr>
                <w:rFonts w:eastAsia="Arial" w:cs="Arial"/>
              </w:rPr>
              <w:t xml:space="preserve">Direct </w:t>
            </w:r>
            <w:r w:rsidR="00704DA8">
              <w:rPr>
                <w:rFonts w:eastAsia="Arial" w:cs="Arial"/>
              </w:rPr>
              <w:t>C</w:t>
            </w:r>
            <w:r w:rsidRPr="008231D4">
              <w:rPr>
                <w:rFonts w:eastAsia="Arial" w:cs="Arial"/>
              </w:rPr>
              <w:t>urrent</w:t>
            </w:r>
          </w:p>
        </w:tc>
      </w:tr>
      <w:tr w:rsidR="003D7D47" w:rsidRPr="008231D4" w14:paraId="398E9FBE" w14:textId="77777777" w:rsidTr="00C924D8">
        <w:tc>
          <w:tcPr>
            <w:tcW w:w="1555" w:type="dxa"/>
          </w:tcPr>
          <w:p w14:paraId="429BF5FC" w14:textId="7031AADC" w:rsidR="003D7D47" w:rsidRPr="008231D4" w:rsidRDefault="003D7D47">
            <w:pPr>
              <w:rPr>
                <w:rFonts w:eastAsia="Arial" w:cs="Arial"/>
              </w:rPr>
            </w:pPr>
            <w:r w:rsidRPr="008231D4">
              <w:rPr>
                <w:rFonts w:eastAsia="Arial" w:cs="Arial"/>
              </w:rPr>
              <w:t>EDI</w:t>
            </w:r>
          </w:p>
        </w:tc>
        <w:tc>
          <w:tcPr>
            <w:tcW w:w="7795" w:type="dxa"/>
          </w:tcPr>
          <w:p w14:paraId="743893E5" w14:textId="15224C8A" w:rsidR="003D7D47" w:rsidRPr="008231D4" w:rsidRDefault="003D7D47">
            <w:pPr>
              <w:rPr>
                <w:rFonts w:eastAsia="Arial" w:cs="Arial"/>
              </w:rPr>
            </w:pPr>
            <w:r w:rsidRPr="008231D4">
              <w:rPr>
                <w:rFonts w:eastAsia="Arial" w:cs="Arial"/>
              </w:rPr>
              <w:t>Equivalent Daylight Illuminance</w:t>
            </w:r>
          </w:p>
        </w:tc>
      </w:tr>
      <w:tr w:rsidR="00BF1EFD" w:rsidRPr="008231D4" w14:paraId="6C8D32D7" w14:textId="77777777" w:rsidTr="00C924D8">
        <w:tc>
          <w:tcPr>
            <w:tcW w:w="1555" w:type="dxa"/>
          </w:tcPr>
          <w:p w14:paraId="06222142" w14:textId="63646432" w:rsidR="00BF1EFD" w:rsidRPr="008231D4" w:rsidRDefault="00BF1EFD">
            <w:pPr>
              <w:rPr>
                <w:rFonts w:eastAsia="Arial" w:cs="Arial"/>
              </w:rPr>
            </w:pPr>
            <w:r w:rsidRPr="008231D4">
              <w:rPr>
                <w:rFonts w:eastAsia="Arial" w:cs="Arial"/>
              </w:rPr>
              <w:t>HRR</w:t>
            </w:r>
          </w:p>
        </w:tc>
        <w:tc>
          <w:tcPr>
            <w:tcW w:w="7795" w:type="dxa"/>
          </w:tcPr>
          <w:p w14:paraId="666284CA" w14:textId="1D64BDFD" w:rsidR="00BF1EFD" w:rsidRPr="008231D4" w:rsidRDefault="00BF1EFD">
            <w:pPr>
              <w:rPr>
                <w:rFonts w:eastAsia="Arial" w:cs="Arial"/>
              </w:rPr>
            </w:pPr>
            <w:r w:rsidRPr="008231D4">
              <w:rPr>
                <w:rFonts w:eastAsia="Arial" w:cs="Arial"/>
              </w:rPr>
              <w:t>Hardy Rand and Rittler</w:t>
            </w:r>
          </w:p>
        </w:tc>
      </w:tr>
      <w:tr w:rsidR="00FC590F" w:rsidRPr="008231D4" w14:paraId="5617388D" w14:textId="77777777" w:rsidTr="00C924D8">
        <w:tc>
          <w:tcPr>
            <w:tcW w:w="1555" w:type="dxa"/>
          </w:tcPr>
          <w:p w14:paraId="2D65F4CA" w14:textId="756F62A1" w:rsidR="00FC590F" w:rsidRPr="008231D4" w:rsidRDefault="00FC590F">
            <w:pPr>
              <w:rPr>
                <w:rFonts w:eastAsia="Arial" w:cs="Arial"/>
              </w:rPr>
            </w:pPr>
            <w:r w:rsidRPr="008231D4">
              <w:rPr>
                <w:rFonts w:eastAsia="Arial" w:cs="Arial"/>
              </w:rPr>
              <w:t>ipRGC</w:t>
            </w:r>
          </w:p>
        </w:tc>
        <w:tc>
          <w:tcPr>
            <w:tcW w:w="7795" w:type="dxa"/>
          </w:tcPr>
          <w:p w14:paraId="3B6CC03A" w14:textId="30EA9E99" w:rsidR="00FC590F" w:rsidRPr="008231D4" w:rsidRDefault="00FC590F">
            <w:pPr>
              <w:rPr>
                <w:rFonts w:eastAsia="Arial" w:cs="Arial"/>
              </w:rPr>
            </w:pPr>
            <w:r w:rsidRPr="008231D4">
              <w:rPr>
                <w:rFonts w:eastAsia="Arial" w:cs="Arial"/>
              </w:rPr>
              <w:t xml:space="preserve">Intrinsically </w:t>
            </w:r>
            <w:r w:rsidR="00704DA8">
              <w:rPr>
                <w:rFonts w:eastAsia="Arial" w:cs="Arial"/>
              </w:rPr>
              <w:t>P</w:t>
            </w:r>
            <w:r w:rsidRPr="008231D4">
              <w:rPr>
                <w:rFonts w:eastAsia="Arial" w:cs="Arial"/>
              </w:rPr>
              <w:t xml:space="preserve">hotosensitive </w:t>
            </w:r>
            <w:r w:rsidR="00704DA8">
              <w:rPr>
                <w:rFonts w:eastAsia="Arial" w:cs="Arial"/>
              </w:rPr>
              <w:t>R</w:t>
            </w:r>
            <w:r w:rsidRPr="008231D4">
              <w:rPr>
                <w:rFonts w:eastAsia="Arial" w:cs="Arial"/>
              </w:rPr>
              <w:t xml:space="preserve">etinal </w:t>
            </w:r>
            <w:r w:rsidR="00704DA8">
              <w:rPr>
                <w:rFonts w:eastAsia="Arial" w:cs="Arial"/>
              </w:rPr>
              <w:t>G</w:t>
            </w:r>
            <w:r w:rsidRPr="008231D4">
              <w:rPr>
                <w:rFonts w:eastAsia="Arial" w:cs="Arial"/>
              </w:rPr>
              <w:t xml:space="preserve">anglion </w:t>
            </w:r>
            <w:r w:rsidR="00704DA8">
              <w:rPr>
                <w:rFonts w:eastAsia="Arial" w:cs="Arial"/>
              </w:rPr>
              <w:t>C</w:t>
            </w:r>
            <w:r w:rsidRPr="008231D4">
              <w:rPr>
                <w:rFonts w:eastAsia="Arial" w:cs="Arial"/>
              </w:rPr>
              <w:t>ell</w:t>
            </w:r>
          </w:p>
        </w:tc>
      </w:tr>
      <w:tr w:rsidR="004E40F7" w:rsidRPr="008231D4" w14:paraId="1F0EFB55" w14:textId="77777777" w:rsidTr="00C924D8">
        <w:tc>
          <w:tcPr>
            <w:tcW w:w="1555" w:type="dxa"/>
          </w:tcPr>
          <w:p w14:paraId="225530B8" w14:textId="70CDDA72" w:rsidR="004E40F7" w:rsidRPr="008231D4" w:rsidRDefault="004E40F7">
            <w:pPr>
              <w:rPr>
                <w:rFonts w:eastAsia="Arial" w:cs="Arial"/>
              </w:rPr>
            </w:pPr>
            <w:r w:rsidRPr="008231D4">
              <w:rPr>
                <w:rFonts w:eastAsia="Arial" w:cs="Arial"/>
              </w:rPr>
              <w:t>IR</w:t>
            </w:r>
          </w:p>
        </w:tc>
        <w:tc>
          <w:tcPr>
            <w:tcW w:w="7795" w:type="dxa"/>
          </w:tcPr>
          <w:p w14:paraId="393AC7C7" w14:textId="6BCA4612" w:rsidR="004E40F7" w:rsidRPr="008231D4" w:rsidRDefault="004E40F7">
            <w:pPr>
              <w:rPr>
                <w:rFonts w:eastAsia="Arial" w:cs="Arial"/>
              </w:rPr>
            </w:pPr>
            <w:r w:rsidRPr="008231D4">
              <w:rPr>
                <w:rFonts w:eastAsia="Arial" w:cs="Arial"/>
              </w:rPr>
              <w:t>Infrared</w:t>
            </w:r>
          </w:p>
        </w:tc>
      </w:tr>
      <w:tr w:rsidR="00FF678E" w:rsidRPr="008231D4" w14:paraId="5F3D6A38" w14:textId="77777777" w:rsidTr="00C924D8">
        <w:tc>
          <w:tcPr>
            <w:tcW w:w="1555" w:type="dxa"/>
          </w:tcPr>
          <w:p w14:paraId="467ECFFA" w14:textId="7C99E397" w:rsidR="00FF678E" w:rsidRPr="008231D4" w:rsidRDefault="00FF678E">
            <w:pPr>
              <w:rPr>
                <w:rFonts w:eastAsia="Arial" w:cs="Arial"/>
              </w:rPr>
            </w:pPr>
            <w:r w:rsidRPr="008231D4">
              <w:rPr>
                <w:rFonts w:eastAsia="Arial" w:cs="Arial"/>
              </w:rPr>
              <w:t>KSS</w:t>
            </w:r>
          </w:p>
        </w:tc>
        <w:tc>
          <w:tcPr>
            <w:tcW w:w="7795" w:type="dxa"/>
          </w:tcPr>
          <w:p w14:paraId="09FD8E01" w14:textId="36BD058D" w:rsidR="00FF678E" w:rsidRPr="008231D4" w:rsidRDefault="00FF678E">
            <w:pPr>
              <w:rPr>
                <w:rFonts w:eastAsia="Arial" w:cs="Arial"/>
              </w:rPr>
            </w:pPr>
            <w:r w:rsidRPr="008231D4">
              <w:rPr>
                <w:rFonts w:eastAsia="Arial" w:cs="Arial"/>
              </w:rPr>
              <w:t>Karolinska Sleepiness Scale</w:t>
            </w:r>
          </w:p>
        </w:tc>
      </w:tr>
      <w:tr w:rsidR="00806E80" w:rsidRPr="008231D4" w14:paraId="7FE763FF" w14:textId="77777777" w:rsidTr="00C924D8">
        <w:tc>
          <w:tcPr>
            <w:tcW w:w="1555" w:type="dxa"/>
          </w:tcPr>
          <w:p w14:paraId="6EB1EA23" w14:textId="1D78AB05" w:rsidR="00806E80" w:rsidRPr="008231D4" w:rsidRDefault="00806E80">
            <w:pPr>
              <w:rPr>
                <w:rFonts w:eastAsia="Arial" w:cs="Arial"/>
              </w:rPr>
            </w:pPr>
            <w:r w:rsidRPr="008231D4">
              <w:rPr>
                <w:rFonts w:eastAsia="Arial" w:cs="Arial"/>
              </w:rPr>
              <w:t>LED</w:t>
            </w:r>
          </w:p>
        </w:tc>
        <w:tc>
          <w:tcPr>
            <w:tcW w:w="7795" w:type="dxa"/>
          </w:tcPr>
          <w:p w14:paraId="3A7043D7" w14:textId="6EA5EBC6" w:rsidR="00806E80" w:rsidRPr="008231D4" w:rsidRDefault="00806E80">
            <w:pPr>
              <w:rPr>
                <w:rFonts w:eastAsia="Arial" w:cs="Arial"/>
              </w:rPr>
            </w:pPr>
            <w:r w:rsidRPr="008231D4">
              <w:rPr>
                <w:rFonts w:eastAsia="Arial" w:cs="Arial"/>
              </w:rPr>
              <w:t>Light Emitting Diode</w:t>
            </w:r>
          </w:p>
        </w:tc>
      </w:tr>
      <w:tr w:rsidR="00313DD7" w:rsidRPr="008231D4" w14:paraId="69E55058" w14:textId="77777777" w:rsidTr="00C924D8">
        <w:tc>
          <w:tcPr>
            <w:tcW w:w="1555" w:type="dxa"/>
          </w:tcPr>
          <w:p w14:paraId="394E1B0C" w14:textId="667818E4" w:rsidR="00313DD7" w:rsidRPr="008231D4" w:rsidRDefault="00313DD7">
            <w:pPr>
              <w:rPr>
                <w:rFonts w:eastAsia="Arial" w:cs="Arial"/>
              </w:rPr>
            </w:pPr>
            <w:r w:rsidRPr="008231D4">
              <w:rPr>
                <w:rFonts w:eastAsia="Arial" w:cs="Arial"/>
              </w:rPr>
              <w:t>LLM</w:t>
            </w:r>
          </w:p>
        </w:tc>
        <w:tc>
          <w:tcPr>
            <w:tcW w:w="7795" w:type="dxa"/>
          </w:tcPr>
          <w:p w14:paraId="0470792C" w14:textId="79F98D9D" w:rsidR="00313DD7" w:rsidRPr="008231D4" w:rsidRDefault="00313DD7">
            <w:pPr>
              <w:rPr>
                <w:rFonts w:eastAsia="Arial" w:cs="Arial"/>
              </w:rPr>
            </w:pPr>
            <w:r w:rsidRPr="008231D4">
              <w:rPr>
                <w:rFonts w:eastAsia="Arial" w:cs="Arial"/>
              </w:rPr>
              <w:t>Large Language Model</w:t>
            </w:r>
          </w:p>
        </w:tc>
      </w:tr>
      <w:tr w:rsidR="00DA5796" w:rsidRPr="008231D4" w14:paraId="6382322C" w14:textId="77777777" w:rsidTr="00C924D8">
        <w:tc>
          <w:tcPr>
            <w:tcW w:w="1555" w:type="dxa"/>
          </w:tcPr>
          <w:p w14:paraId="50B1C65D" w14:textId="25540902" w:rsidR="00DA5796" w:rsidRPr="008231D4" w:rsidRDefault="00DA5796" w:rsidP="408541E1">
            <w:pPr>
              <w:rPr>
                <w:rFonts w:eastAsia="Arial" w:cs="Arial"/>
              </w:rPr>
            </w:pPr>
            <w:r w:rsidRPr="008231D4">
              <w:rPr>
                <w:rFonts w:eastAsia="Arial" w:cs="Arial"/>
              </w:rPr>
              <w:t>LMM</w:t>
            </w:r>
          </w:p>
          <w:p w14:paraId="12D5F370" w14:textId="42DBC13E" w:rsidR="00DA5796" w:rsidRPr="008231D4" w:rsidRDefault="408541E1">
            <w:pPr>
              <w:rPr>
                <w:rFonts w:eastAsia="Arial" w:cs="Arial"/>
              </w:rPr>
            </w:pPr>
            <w:r w:rsidRPr="408541E1">
              <w:rPr>
                <w:rFonts w:eastAsia="Arial" w:cs="Arial"/>
              </w:rPr>
              <w:t>OD</w:t>
            </w:r>
          </w:p>
        </w:tc>
        <w:tc>
          <w:tcPr>
            <w:tcW w:w="7795" w:type="dxa"/>
          </w:tcPr>
          <w:p w14:paraId="7C350F90" w14:textId="27B6CA36" w:rsidR="00DA5796" w:rsidRPr="008231D4" w:rsidRDefault="00DA5796" w:rsidP="2F64EF30">
            <w:pPr>
              <w:rPr>
                <w:rFonts w:eastAsia="Arial" w:cs="Arial"/>
              </w:rPr>
            </w:pPr>
            <w:r w:rsidRPr="008231D4">
              <w:rPr>
                <w:rFonts w:eastAsia="Arial" w:cs="Arial"/>
              </w:rPr>
              <w:t>Linear Mixed Model</w:t>
            </w:r>
          </w:p>
          <w:p w14:paraId="34E8D6B8" w14:textId="2179D830" w:rsidR="00DA5796" w:rsidRPr="008231D4" w:rsidRDefault="408541E1">
            <w:pPr>
              <w:rPr>
                <w:rFonts w:eastAsia="Arial" w:cs="Arial"/>
              </w:rPr>
            </w:pPr>
            <w:r w:rsidRPr="408541E1">
              <w:rPr>
                <w:rFonts w:eastAsia="Arial" w:cs="Arial"/>
              </w:rPr>
              <w:t>Optical Density</w:t>
            </w:r>
          </w:p>
        </w:tc>
      </w:tr>
      <w:tr w:rsidR="0042181E" w:rsidRPr="008231D4" w14:paraId="5544CC07" w14:textId="77777777" w:rsidTr="00C924D8">
        <w:tc>
          <w:tcPr>
            <w:tcW w:w="1555" w:type="dxa"/>
          </w:tcPr>
          <w:p w14:paraId="3E64F699" w14:textId="3C2C6B9A" w:rsidR="0042181E" w:rsidRPr="008231D4" w:rsidRDefault="0042181E">
            <w:pPr>
              <w:rPr>
                <w:rFonts w:eastAsia="Arial" w:cs="Arial"/>
              </w:rPr>
            </w:pPr>
            <w:r>
              <w:rPr>
                <w:rFonts w:eastAsia="Arial" w:cs="Arial"/>
              </w:rPr>
              <w:t>PCA</w:t>
            </w:r>
          </w:p>
        </w:tc>
        <w:tc>
          <w:tcPr>
            <w:tcW w:w="7795" w:type="dxa"/>
          </w:tcPr>
          <w:p w14:paraId="42551649" w14:textId="0F28C991" w:rsidR="0042181E" w:rsidRPr="008231D4" w:rsidRDefault="0042181E">
            <w:pPr>
              <w:rPr>
                <w:rFonts w:eastAsia="Arial" w:cs="Arial"/>
              </w:rPr>
            </w:pPr>
            <w:r w:rsidRPr="008231D4">
              <w:rPr>
                <w:rFonts w:eastAsia="Arial" w:cs="Arial"/>
              </w:rPr>
              <w:t>Principal Component Analysis</w:t>
            </w:r>
          </w:p>
        </w:tc>
      </w:tr>
      <w:tr w:rsidR="003D7D47" w:rsidRPr="008231D4" w14:paraId="43ECBDD7" w14:textId="77777777" w:rsidTr="00C924D8">
        <w:tc>
          <w:tcPr>
            <w:tcW w:w="1555" w:type="dxa"/>
          </w:tcPr>
          <w:p w14:paraId="19FE1BD5" w14:textId="5AD0C7A2" w:rsidR="003D7D47" w:rsidRPr="008231D4" w:rsidRDefault="003D7D47">
            <w:pPr>
              <w:rPr>
                <w:rFonts w:eastAsia="Arial" w:cs="Arial"/>
              </w:rPr>
            </w:pPr>
            <w:r w:rsidRPr="008231D4">
              <w:rPr>
                <w:rFonts w:eastAsia="Arial" w:cs="Arial"/>
              </w:rPr>
              <w:t>PIPR</w:t>
            </w:r>
          </w:p>
        </w:tc>
        <w:tc>
          <w:tcPr>
            <w:tcW w:w="7795" w:type="dxa"/>
          </w:tcPr>
          <w:p w14:paraId="447E7F76" w14:textId="37514C54" w:rsidR="003D7D47" w:rsidRPr="008231D4" w:rsidRDefault="003D7D47">
            <w:pPr>
              <w:rPr>
                <w:rFonts w:eastAsia="Arial" w:cs="Arial"/>
              </w:rPr>
            </w:pPr>
            <w:r w:rsidRPr="008231D4">
              <w:rPr>
                <w:rFonts w:eastAsia="Arial" w:cs="Arial"/>
              </w:rPr>
              <w:t>Post Illumination Pupil Response</w:t>
            </w:r>
          </w:p>
        </w:tc>
      </w:tr>
      <w:tr w:rsidR="003D7D47" w:rsidRPr="008231D4" w14:paraId="50E03A94" w14:textId="77777777" w:rsidTr="00C924D8">
        <w:tc>
          <w:tcPr>
            <w:tcW w:w="1555" w:type="dxa"/>
          </w:tcPr>
          <w:p w14:paraId="106E95BF" w14:textId="67BC42CA" w:rsidR="003D7D47" w:rsidRPr="008231D4" w:rsidRDefault="003D7D47">
            <w:pPr>
              <w:rPr>
                <w:rFonts w:eastAsia="Arial" w:cs="Arial"/>
              </w:rPr>
            </w:pPr>
            <w:r w:rsidRPr="008231D4">
              <w:rPr>
                <w:rFonts w:eastAsia="Arial" w:cs="Arial"/>
              </w:rPr>
              <w:t>PLR</w:t>
            </w:r>
          </w:p>
        </w:tc>
        <w:tc>
          <w:tcPr>
            <w:tcW w:w="7795" w:type="dxa"/>
          </w:tcPr>
          <w:p w14:paraId="7D7371C3" w14:textId="1EE9433A" w:rsidR="003D7D47" w:rsidRPr="008231D4" w:rsidRDefault="003D7D47">
            <w:pPr>
              <w:rPr>
                <w:rFonts w:eastAsia="Arial" w:cs="Arial"/>
              </w:rPr>
            </w:pPr>
            <w:r w:rsidRPr="008231D4">
              <w:rPr>
                <w:rFonts w:eastAsia="Arial" w:cs="Arial"/>
              </w:rPr>
              <w:t xml:space="preserve">Pupillary </w:t>
            </w:r>
            <w:r w:rsidR="00185610" w:rsidRPr="008231D4">
              <w:rPr>
                <w:rFonts w:eastAsia="Arial" w:cs="Arial"/>
              </w:rPr>
              <w:t>Light Reflex</w:t>
            </w:r>
          </w:p>
        </w:tc>
      </w:tr>
      <w:tr w:rsidR="0039173C" w:rsidRPr="008231D4" w14:paraId="1F6EE656" w14:textId="77777777" w:rsidTr="00C924D8">
        <w:tc>
          <w:tcPr>
            <w:tcW w:w="1555" w:type="dxa"/>
          </w:tcPr>
          <w:p w14:paraId="5069B503" w14:textId="1F8F043A" w:rsidR="0039173C" w:rsidRPr="008231D4" w:rsidRDefault="0039173C">
            <w:pPr>
              <w:rPr>
                <w:rFonts w:eastAsia="Arial" w:cs="Arial"/>
              </w:rPr>
            </w:pPr>
            <w:r w:rsidRPr="008231D4">
              <w:rPr>
                <w:rFonts w:eastAsia="Arial" w:cs="Arial"/>
              </w:rPr>
              <w:t>REML</w:t>
            </w:r>
          </w:p>
        </w:tc>
        <w:tc>
          <w:tcPr>
            <w:tcW w:w="7795" w:type="dxa"/>
          </w:tcPr>
          <w:p w14:paraId="025203F8" w14:textId="50B5CEAC" w:rsidR="0039173C" w:rsidRPr="008231D4" w:rsidRDefault="0039173C">
            <w:pPr>
              <w:rPr>
                <w:rFonts w:eastAsia="Arial" w:cs="Arial"/>
              </w:rPr>
            </w:pPr>
            <w:r w:rsidRPr="008231D4">
              <w:rPr>
                <w:rFonts w:eastAsia="Arial" w:cs="Arial"/>
              </w:rPr>
              <w:t>Restricted Maximum Likelihood</w:t>
            </w:r>
          </w:p>
        </w:tc>
      </w:tr>
      <w:tr w:rsidR="00857D46" w:rsidRPr="008231D4" w14:paraId="1BB739E3" w14:textId="77777777" w:rsidTr="00C924D8">
        <w:tc>
          <w:tcPr>
            <w:tcW w:w="1555" w:type="dxa"/>
          </w:tcPr>
          <w:p w14:paraId="45FFAFC7" w14:textId="17E20A12" w:rsidR="00857D46" w:rsidRPr="008231D4" w:rsidRDefault="00857D46">
            <w:pPr>
              <w:rPr>
                <w:rFonts w:eastAsia="Arial" w:cs="Arial"/>
              </w:rPr>
            </w:pPr>
            <w:r w:rsidRPr="008231D4">
              <w:rPr>
                <w:rFonts w:eastAsia="Arial" w:cs="Arial"/>
              </w:rPr>
              <w:t>RHT</w:t>
            </w:r>
          </w:p>
        </w:tc>
        <w:tc>
          <w:tcPr>
            <w:tcW w:w="7795" w:type="dxa"/>
          </w:tcPr>
          <w:p w14:paraId="7D074A38" w14:textId="226F38CA" w:rsidR="00857D46" w:rsidRPr="008231D4" w:rsidRDefault="00857D46">
            <w:pPr>
              <w:rPr>
                <w:rFonts w:eastAsia="Arial" w:cs="Arial"/>
              </w:rPr>
            </w:pPr>
            <w:proofErr w:type="spellStart"/>
            <w:r w:rsidRPr="008231D4">
              <w:rPr>
                <w:rFonts w:eastAsia="Arial" w:cs="Arial"/>
              </w:rPr>
              <w:t>Retinohypothalamic</w:t>
            </w:r>
            <w:proofErr w:type="spellEnd"/>
            <w:r w:rsidRPr="008231D4">
              <w:rPr>
                <w:rFonts w:eastAsia="Arial" w:cs="Arial"/>
              </w:rPr>
              <w:t xml:space="preserve"> tract</w:t>
            </w:r>
          </w:p>
        </w:tc>
      </w:tr>
      <w:tr w:rsidR="005F42A7" w:rsidRPr="008231D4" w14:paraId="3569BBFC" w14:textId="77777777" w:rsidTr="00C924D8">
        <w:tc>
          <w:tcPr>
            <w:tcW w:w="1555" w:type="dxa"/>
          </w:tcPr>
          <w:p w14:paraId="49D69150" w14:textId="44702701" w:rsidR="005F42A7" w:rsidRPr="008231D4" w:rsidRDefault="005F42A7">
            <w:pPr>
              <w:rPr>
                <w:rFonts w:eastAsia="Arial" w:cs="Arial"/>
              </w:rPr>
            </w:pPr>
            <w:r w:rsidRPr="008231D4">
              <w:rPr>
                <w:rFonts w:eastAsia="Arial" w:cs="Arial"/>
              </w:rPr>
              <w:t>SCN</w:t>
            </w:r>
          </w:p>
        </w:tc>
        <w:tc>
          <w:tcPr>
            <w:tcW w:w="7795" w:type="dxa"/>
          </w:tcPr>
          <w:p w14:paraId="47918A0C" w14:textId="6D254D4F" w:rsidR="005F42A7" w:rsidRPr="008231D4" w:rsidRDefault="005F42A7">
            <w:pPr>
              <w:rPr>
                <w:rFonts w:eastAsia="Arial" w:cs="Arial"/>
              </w:rPr>
            </w:pPr>
            <w:r w:rsidRPr="008231D4">
              <w:rPr>
                <w:rFonts w:eastAsia="Arial" w:cs="Arial"/>
              </w:rPr>
              <w:t xml:space="preserve">Suprachiasmatic </w:t>
            </w:r>
            <w:r w:rsidR="00704DA8">
              <w:rPr>
                <w:rFonts w:eastAsia="Arial" w:cs="Arial"/>
              </w:rPr>
              <w:t>N</w:t>
            </w:r>
            <w:r w:rsidRPr="008231D4">
              <w:rPr>
                <w:rFonts w:eastAsia="Arial" w:cs="Arial"/>
              </w:rPr>
              <w:t>ucleus</w:t>
            </w:r>
          </w:p>
        </w:tc>
      </w:tr>
      <w:tr w:rsidR="005F42A7" w:rsidRPr="008231D4" w14:paraId="5217EB8B" w14:textId="77777777" w:rsidTr="00C924D8">
        <w:tc>
          <w:tcPr>
            <w:tcW w:w="1555" w:type="dxa"/>
          </w:tcPr>
          <w:p w14:paraId="345D9348" w14:textId="44AB7513" w:rsidR="005F42A7" w:rsidRPr="008231D4" w:rsidRDefault="008E4A51">
            <w:pPr>
              <w:rPr>
                <w:rFonts w:eastAsia="Arial" w:cs="Arial"/>
              </w:rPr>
            </w:pPr>
            <w:proofErr w:type="spellStart"/>
            <w:r w:rsidRPr="008231D4">
              <w:rPr>
                <w:rFonts w:eastAsia="Arial" w:cs="Arial"/>
              </w:rPr>
              <w:t>sEMG</w:t>
            </w:r>
            <w:proofErr w:type="spellEnd"/>
          </w:p>
        </w:tc>
        <w:tc>
          <w:tcPr>
            <w:tcW w:w="7795" w:type="dxa"/>
          </w:tcPr>
          <w:p w14:paraId="04E7F7BE" w14:textId="441D75A8" w:rsidR="005F42A7" w:rsidRPr="008231D4" w:rsidRDefault="008E4A51">
            <w:pPr>
              <w:rPr>
                <w:rFonts w:eastAsia="Arial" w:cs="Arial"/>
              </w:rPr>
            </w:pPr>
            <w:r w:rsidRPr="008231D4">
              <w:rPr>
                <w:rFonts w:eastAsia="Arial" w:cs="Arial"/>
              </w:rPr>
              <w:t xml:space="preserve">Surface </w:t>
            </w:r>
            <w:r w:rsidR="00704DA8">
              <w:rPr>
                <w:rFonts w:eastAsia="Arial" w:cs="Arial"/>
              </w:rPr>
              <w:t>E</w:t>
            </w:r>
            <w:r w:rsidRPr="008231D4">
              <w:rPr>
                <w:rFonts w:eastAsia="Arial" w:cs="Arial"/>
              </w:rPr>
              <w:t>lectromyography</w:t>
            </w:r>
          </w:p>
        </w:tc>
      </w:tr>
      <w:tr w:rsidR="0096573B" w:rsidRPr="008231D4" w14:paraId="61A8333D" w14:textId="77777777" w:rsidTr="00C924D8">
        <w:tc>
          <w:tcPr>
            <w:tcW w:w="1555" w:type="dxa"/>
          </w:tcPr>
          <w:p w14:paraId="48119ECB" w14:textId="1BFA616D" w:rsidR="0096573B" w:rsidRPr="008231D4" w:rsidRDefault="0096573B">
            <w:pPr>
              <w:rPr>
                <w:rFonts w:eastAsia="Arial" w:cs="Arial"/>
              </w:rPr>
            </w:pPr>
            <w:r w:rsidRPr="008231D4">
              <w:rPr>
                <w:rFonts w:eastAsia="Arial" w:cs="Arial"/>
              </w:rPr>
              <w:t>TPR</w:t>
            </w:r>
          </w:p>
        </w:tc>
        <w:tc>
          <w:tcPr>
            <w:tcW w:w="7795" w:type="dxa"/>
          </w:tcPr>
          <w:p w14:paraId="6705B972" w14:textId="43F91607" w:rsidR="0096573B" w:rsidRPr="008231D4" w:rsidRDefault="0096573B">
            <w:pPr>
              <w:rPr>
                <w:rFonts w:eastAsia="Arial" w:cs="Arial"/>
              </w:rPr>
            </w:pPr>
            <w:r w:rsidRPr="008231D4">
              <w:rPr>
                <w:rFonts w:eastAsia="Arial" w:cs="Arial"/>
              </w:rPr>
              <w:t>True Positive Rate</w:t>
            </w:r>
          </w:p>
        </w:tc>
      </w:tr>
    </w:tbl>
    <w:p w14:paraId="3CB9B9A6" w14:textId="77777777" w:rsidR="00A01A90" w:rsidRPr="008231D4" w:rsidRDefault="00A01A90">
      <w:pPr>
        <w:rPr>
          <w:rFonts w:eastAsia="Arial" w:cs="Arial"/>
          <w:color w:val="0F4761" w:themeColor="accent1" w:themeShade="BF"/>
          <w:sz w:val="32"/>
          <w:szCs w:val="32"/>
        </w:rPr>
      </w:pPr>
      <w:r w:rsidRPr="008231D4">
        <w:rPr>
          <w:rFonts w:eastAsia="Arial" w:cs="Arial"/>
          <w:sz w:val="32"/>
          <w:szCs w:val="32"/>
        </w:rPr>
        <w:br w:type="page"/>
      </w:r>
    </w:p>
    <w:p w14:paraId="5F890BD6" w14:textId="4433B1C2" w:rsidR="00A01A90" w:rsidRPr="00056C51" w:rsidRDefault="00A01A90" w:rsidP="00056C51">
      <w:pPr>
        <w:pStyle w:val="Heading1"/>
      </w:pPr>
      <w:r w:rsidRPr="00056C51">
        <w:lastRenderedPageBreak/>
        <w:t>Introduction</w:t>
      </w:r>
      <w:commentRangeStart w:id="2"/>
      <w:commentRangeEnd w:id="2"/>
      <w:r w:rsidRPr="00056C51">
        <w:rPr>
          <w:rStyle w:val="CommentReference"/>
          <w:sz w:val="40"/>
          <w:szCs w:val="40"/>
        </w:rPr>
        <w:commentReference w:id="2"/>
      </w:r>
    </w:p>
    <w:p w14:paraId="2BDFF72E" w14:textId="77777777" w:rsidR="009F2434" w:rsidRPr="008231D4" w:rsidRDefault="009F2434" w:rsidP="009F2434">
      <w:pPr>
        <w:rPr>
          <w:rFonts w:cs="Arial"/>
        </w:rPr>
      </w:pPr>
    </w:p>
    <w:p w14:paraId="48F46462" w14:textId="705B2361" w:rsidR="00995974" w:rsidRPr="008231D4" w:rsidRDefault="006E0DF9" w:rsidP="003807FD">
      <w:pPr>
        <w:spacing w:after="0"/>
        <w:jc w:val="both"/>
        <w:rPr>
          <w:rFonts w:eastAsia="Arial" w:cs="Arial"/>
        </w:rPr>
      </w:pPr>
      <w:r w:rsidRPr="1294D25F">
        <w:rPr>
          <w:rFonts w:eastAsia="Arial" w:cs="Arial"/>
        </w:rPr>
        <w:t>It is well known that l</w:t>
      </w:r>
      <w:r w:rsidR="358238A9" w:rsidRPr="1294D25F">
        <w:rPr>
          <w:rFonts w:eastAsia="Arial" w:cs="Arial"/>
        </w:rPr>
        <w:t>ight is essential for many physiological functions of the human body</w:t>
      </w:r>
      <w:r w:rsidR="00CE4E04" w:rsidRPr="1294D25F">
        <w:rPr>
          <w:rFonts w:eastAsia="Arial" w:cs="Arial"/>
        </w:rPr>
        <w:t xml:space="preserve">, regulating </w:t>
      </w:r>
      <w:r w:rsidR="00CF08B8" w:rsidRPr="1294D25F">
        <w:rPr>
          <w:rFonts w:eastAsia="Arial" w:cs="Arial"/>
        </w:rPr>
        <w:t xml:space="preserve">many </w:t>
      </w:r>
      <w:r w:rsidR="358238A9" w:rsidRPr="1294D25F">
        <w:rPr>
          <w:rFonts w:eastAsia="Arial" w:cs="Arial"/>
        </w:rPr>
        <w:t>visual</w:t>
      </w:r>
      <w:ins w:id="3" w:author="Lucien Bickerstaff" w:date="2025-05-28T11:54:00Z">
        <w:r w:rsidR="00910910" w:rsidRPr="1294D25F">
          <w:rPr>
            <w:rFonts w:eastAsia="Arial" w:cs="Arial"/>
          </w:rPr>
          <w:t xml:space="preserve"> </w:t>
        </w:r>
      </w:ins>
      <w:r w:rsidR="00C804E5" w:rsidRPr="1294D25F">
        <w:rPr>
          <w:rFonts w:eastAsia="Arial" w:cs="Arial"/>
        </w:rPr>
        <w:t xml:space="preserve">as well as </w:t>
      </w:r>
      <w:r w:rsidR="358238A9" w:rsidRPr="1294D25F">
        <w:rPr>
          <w:rFonts w:eastAsia="Arial" w:cs="Arial"/>
        </w:rPr>
        <w:t xml:space="preserve">non-visual </w:t>
      </w:r>
      <w:r w:rsidR="002F3592" w:rsidRPr="1294D25F">
        <w:rPr>
          <w:rFonts w:eastAsia="Arial" w:cs="Arial"/>
        </w:rPr>
        <w:t xml:space="preserve">processes. The latter include </w:t>
      </w:r>
      <w:r w:rsidR="00CE4E04" w:rsidRPr="1294D25F">
        <w:rPr>
          <w:rFonts w:eastAsia="Arial" w:cs="Arial"/>
        </w:rPr>
        <w:t xml:space="preserve">notably </w:t>
      </w:r>
      <w:r w:rsidR="00446D0B" w:rsidRPr="1294D25F">
        <w:rPr>
          <w:rFonts w:eastAsia="Arial" w:cs="Arial"/>
        </w:rPr>
        <w:t>pupil size regulation</w:t>
      </w:r>
      <w:r w:rsidR="00AC4AD7" w:rsidRPr="1294D25F">
        <w:rPr>
          <w:rFonts w:eastAsia="Arial" w:cs="Arial"/>
        </w:rPr>
        <w:t xml:space="preserve">, </w:t>
      </w:r>
      <w:r w:rsidR="00002D75" w:rsidRPr="1294D25F">
        <w:rPr>
          <w:rFonts w:eastAsia="Arial" w:cs="Arial"/>
        </w:rPr>
        <w:t xml:space="preserve">cognitive and affective processes, </w:t>
      </w:r>
      <w:r w:rsidR="00CF08B8" w:rsidRPr="1294D25F">
        <w:rPr>
          <w:rFonts w:eastAsia="Arial" w:cs="Arial"/>
        </w:rPr>
        <w:t xml:space="preserve">and </w:t>
      </w:r>
      <w:r w:rsidR="358238A9" w:rsidRPr="1294D25F">
        <w:rPr>
          <w:rFonts w:eastAsia="Arial" w:cs="Arial"/>
        </w:rPr>
        <w:t>circadian entrainment</w:t>
      </w:r>
      <w:r w:rsidR="000E2933" w:rsidRPr="1294D25F">
        <w:rPr>
          <w:rFonts w:eastAsia="Arial" w:cs="Arial"/>
        </w:rPr>
        <w:t xml:space="preserve"> – all</w:t>
      </w:r>
      <w:r w:rsidR="00A422D6" w:rsidRPr="1294D25F">
        <w:rPr>
          <w:rFonts w:eastAsia="Arial" w:cs="Arial"/>
        </w:rPr>
        <w:t xml:space="preserve"> mediated by </w:t>
      </w:r>
      <w:r w:rsidR="000E2933" w:rsidRPr="1294D25F">
        <w:rPr>
          <w:rFonts w:eastAsia="Arial" w:cs="Arial"/>
        </w:rPr>
        <w:t xml:space="preserve">the </w:t>
      </w:r>
      <w:r w:rsidR="00A422D6" w:rsidRPr="1294D25F">
        <w:rPr>
          <w:rFonts w:eastAsia="Arial" w:cs="Arial"/>
        </w:rPr>
        <w:t>melanopsin-containing, intrinsically photosensitive retinal ganglion cells (i</w:t>
      </w:r>
      <w:r w:rsidR="00A15898" w:rsidRPr="1294D25F">
        <w:rPr>
          <w:rFonts w:eastAsia="Arial" w:cs="Arial"/>
        </w:rPr>
        <w:t>p</w:t>
      </w:r>
      <w:r w:rsidR="00A422D6" w:rsidRPr="1294D25F">
        <w:rPr>
          <w:rFonts w:eastAsia="Arial" w:cs="Arial"/>
        </w:rPr>
        <w:t>RGCs)</w:t>
      </w:r>
      <w:r w:rsidRPr="1294D25F">
        <w:rPr>
          <w:rFonts w:eastAsia="Arial" w:cs="Arial"/>
        </w:rPr>
        <w:fldChar w:fldCharType="begin"/>
      </w:r>
      <w:r w:rsidRPr="1294D25F">
        <w:rPr>
          <w:rFonts w:eastAsia="Arial" w:cs="Arial"/>
        </w:rPr>
        <w:instrText xml:space="preserve"> ADDIN ZOTERO_ITEM CSL_CITATION {"citationID":"dQpkyS0R","properties":{"unsorted":false,"formattedCitation":"\\super 1,2\\nosupersub{}","plainCitation":"1,2","noteIndex":0},"citationItems":[{"id":760,"uris":["http://zotero.org/groups/4906431/items/6PXSTT4Q"],"itemData":{"id":760,"type":"article-journal","abstract":"Light synchronizes mammalian circadian rhythms with environmental time by modulating retinal input to the circadian pacemaker—the suprachiasmatic nucleus (SCN) of the hypothalamus. Such photic entrainment requires neither rods nor cones, the only known retinal photoreceptors. Here, we show that retinal ganglion cells innervating the SCN are intrinsically photosensitive. Unlike other ganglion cells, they depolarized in response to light even when all synaptic input from rods and cones was blocked. The sensitivity, spectral tuning, and slow kinetics of this light response matched those of the photic entrainment mechanism, suggesting that these ganglion cells may be the primary photoreceptors for this system.","container-title":"Science","DOI":"10.1126/science.1067262","ISSN":"0036-8075, 1095-9203","issue":"5557","journalAbbreviation":"Science","language":"en","page":"1070-1073","source":"DOI.org (Crossref)","title":"Phototransduction by Retinal Ganglion Cells That Set the Circadian Clock","volume":"295","author":[{"family":"Berson","given":"David M."},{"family":"Dunn","given":"Felice A."},{"family":"Takao","given":"Motoharu"}],"issued":{"date-parts":[["2002",2,8]]}}},{"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schema":"https://github.com/citation-style-language/schema/raw/master/csl-citation.json"} </w:instrText>
      </w:r>
      <w:r w:rsidRPr="1294D25F">
        <w:rPr>
          <w:rFonts w:eastAsia="Arial" w:cs="Arial"/>
        </w:rPr>
        <w:fldChar w:fldCharType="separate"/>
      </w:r>
      <w:r w:rsidR="0070185D" w:rsidRPr="1294D25F">
        <w:rPr>
          <w:rFonts w:cs="Arial"/>
          <w:vertAlign w:val="superscript"/>
        </w:rPr>
        <w:t>1,2</w:t>
      </w:r>
      <w:r w:rsidRPr="1294D25F">
        <w:rPr>
          <w:rFonts w:eastAsia="Arial" w:cs="Arial"/>
        </w:rPr>
        <w:fldChar w:fldCharType="end"/>
      </w:r>
      <w:r w:rsidR="358238A9" w:rsidRPr="1294D25F">
        <w:rPr>
          <w:rFonts w:eastAsia="Arial" w:cs="Arial"/>
        </w:rPr>
        <w:t xml:space="preserve">. </w:t>
      </w:r>
      <w:r w:rsidR="00754617" w:rsidRPr="1294D25F">
        <w:rPr>
          <w:rFonts w:eastAsia="Arial" w:cs="Arial"/>
        </w:rPr>
        <w:t xml:space="preserve">These cells affect circadian rhythms through projection to the suprachiasmatic nuclei (SCN) via the </w:t>
      </w:r>
      <w:proofErr w:type="spellStart"/>
      <w:r w:rsidR="00754617" w:rsidRPr="1294D25F">
        <w:rPr>
          <w:rFonts w:eastAsia="Arial" w:cs="Arial"/>
        </w:rPr>
        <w:t>retinohypothalamic</w:t>
      </w:r>
      <w:proofErr w:type="spellEnd"/>
      <w:r w:rsidR="00754617" w:rsidRPr="1294D25F">
        <w:rPr>
          <w:rFonts w:eastAsia="Arial" w:cs="Arial"/>
        </w:rPr>
        <w:t xml:space="preserve"> tract (RHT</w:t>
      </w:r>
      <w:r w:rsidR="00426C95" w:rsidRPr="1294D25F">
        <w:rPr>
          <w:rFonts w:eastAsia="Arial" w:cs="Arial"/>
        </w:rPr>
        <w:t>) but</w:t>
      </w:r>
      <w:r w:rsidR="00754617" w:rsidRPr="1294D25F">
        <w:rPr>
          <w:rFonts w:eastAsia="Arial" w:cs="Arial"/>
        </w:rPr>
        <w:t xml:space="preserve"> also have projections to other brains areas which directly drive behaviour and cognitive function</w:t>
      </w:r>
      <w:r w:rsidRPr="1294D25F">
        <w:rPr>
          <w:rFonts w:eastAsia="Arial" w:cs="Arial"/>
        </w:rPr>
        <w:fldChar w:fldCharType="begin"/>
      </w:r>
      <w:r w:rsidRPr="1294D25F">
        <w:rPr>
          <w:rFonts w:eastAsia="Arial" w:cs="Arial"/>
        </w:rPr>
        <w:instrText xml:space="preserve"> ADDIN ZOTERO_ITEM CSL_CITATION {"citationID":"Y5C0YU6n","properties":{"unsorted":false,"formattedCitation":"\\super 2,3\\nosupersub{}","plainCitation":"2,3","noteIndex":0},"citationItems":[{"id":3112,"uris":["http://zotero.org/users/13639132/items/PRGMYDVU"],"itemData":{"id":3112,"type":"article-journal","container-title":"Somnologie","DOI":"10.1007/s11818-019-00215-x","ISSN":"1432-9123,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3050,"uris":["http://zotero.org/users/13639132/items/IIYK6PFI"],"itemData":{"id":3050,"type":"article-journal","container-title":"Nature Reviews Neuroscience","DOI":"10.1038/s41583-023-00788-5","ISSN":"1471-003X, 1471-0048","issue":"3","journalAbbreviation":"Nat. Rev. Neurosci.","language":"en","page":"159-175","source":"DOI.org (Crossref)","title":"The cognitive impact of light: illuminating ipRGC circuit mechanisms","title-short":"The cognitive impact of light","volume":"25","author":[{"family":"Mahoney","given":"Heather L."},{"family":"Schmidt","given":"Tiffany M."}],"issued":{"date-parts":[["2024",3]]}}}],"schema":"https://github.com/citation-style-language/schema/raw/master/csl-citation.json"} </w:instrText>
      </w:r>
      <w:r w:rsidRPr="1294D25F">
        <w:rPr>
          <w:rFonts w:eastAsia="Arial" w:cs="Arial"/>
        </w:rPr>
        <w:fldChar w:fldCharType="separate"/>
      </w:r>
      <w:r w:rsidR="00BC1C99" w:rsidRPr="1294D25F">
        <w:rPr>
          <w:rFonts w:cs="Arial"/>
          <w:vertAlign w:val="superscript"/>
        </w:rPr>
        <w:t>2,3</w:t>
      </w:r>
      <w:r w:rsidRPr="1294D25F">
        <w:rPr>
          <w:rFonts w:eastAsia="Arial" w:cs="Arial"/>
        </w:rPr>
        <w:fldChar w:fldCharType="end"/>
      </w:r>
      <w:r w:rsidR="00754617" w:rsidRPr="1294D25F">
        <w:rPr>
          <w:rFonts w:eastAsia="Arial" w:cs="Arial"/>
        </w:rPr>
        <w:t>.</w:t>
      </w:r>
      <w:r w:rsidR="00995974" w:rsidRPr="1294D25F">
        <w:rPr>
          <w:rFonts w:eastAsia="Arial" w:cs="Arial"/>
        </w:rPr>
        <w:t xml:space="preserve"> Visual discomfort as a response to bright light exposure</w:t>
      </w:r>
      <w:ins w:id="4" w:author="Johannes Zauner" w:date="2026-02-04T07:58:00Z" w16du:dateUtc="2026-02-04T06:58:00Z">
        <w:r w:rsidR="006324F3">
          <w:rPr>
            <w:rFonts w:eastAsia="Arial" w:cs="Arial"/>
          </w:rPr>
          <w:t>, i.e., glare,</w:t>
        </w:r>
      </w:ins>
      <w:r w:rsidR="00995974" w:rsidRPr="1294D25F">
        <w:rPr>
          <w:rFonts w:eastAsia="Arial" w:cs="Arial"/>
        </w:rPr>
        <w:t xml:space="preserve"> is a phenomenon that many humans will be familiar with. It manifests under a broad range of lighting </w:t>
      </w:r>
      <w:r w:rsidR="00BC1C99" w:rsidRPr="1294D25F">
        <w:rPr>
          <w:rFonts w:eastAsia="Arial" w:cs="Arial"/>
        </w:rPr>
        <w:t>conditions and</w:t>
      </w:r>
      <w:r w:rsidR="00995974" w:rsidRPr="1294D25F">
        <w:rPr>
          <w:rFonts w:eastAsia="Arial" w:cs="Arial"/>
        </w:rPr>
        <w:t xml:space="preserve"> typically translates into a characteristic set of physiological responses, e.g. eye closure, pupil constriction, facial muscle contraction, </w:t>
      </w:r>
      <w:r w:rsidR="00D11442" w:rsidRPr="1294D25F">
        <w:rPr>
          <w:rFonts w:eastAsia="Arial" w:cs="Arial"/>
        </w:rPr>
        <w:t>and/</w:t>
      </w:r>
      <w:r w:rsidR="00995974" w:rsidRPr="1294D25F">
        <w:rPr>
          <w:rFonts w:eastAsia="Arial" w:cs="Arial"/>
        </w:rPr>
        <w:t>or other light-avoiding behaviours.</w:t>
      </w:r>
    </w:p>
    <w:p w14:paraId="61AF2847" w14:textId="62BBE66E" w:rsidR="000308B4" w:rsidRPr="008231D4" w:rsidRDefault="000308B4" w:rsidP="004F45AE">
      <w:pPr>
        <w:spacing w:after="0"/>
        <w:ind w:firstLine="720"/>
        <w:jc w:val="both"/>
        <w:rPr>
          <w:rFonts w:eastAsia="Arial" w:cs="Arial"/>
        </w:rPr>
      </w:pPr>
    </w:p>
    <w:p w14:paraId="5895D96E" w14:textId="408499B4" w:rsidR="00636F76" w:rsidRPr="008231D4" w:rsidRDefault="00636F76" w:rsidP="003807FD">
      <w:pPr>
        <w:spacing w:after="0"/>
        <w:jc w:val="both"/>
        <w:rPr>
          <w:rFonts w:eastAsia="Arial" w:cs="Arial"/>
        </w:rPr>
      </w:pPr>
      <w:commentRangeStart w:id="5"/>
      <w:commentRangeStart w:id="6"/>
      <w:r w:rsidRPr="008231D4">
        <w:rPr>
          <w:rFonts w:eastAsia="Arial" w:cs="Arial"/>
        </w:rPr>
        <w:t xml:space="preserve">Visual functions are regulated by </w:t>
      </w:r>
      <w:r w:rsidR="000A6B56" w:rsidRPr="008231D4">
        <w:rPr>
          <w:rFonts w:eastAsia="Arial" w:cs="Arial"/>
        </w:rPr>
        <w:t xml:space="preserve">well-known </w:t>
      </w:r>
      <w:r w:rsidRPr="008231D4">
        <w:rPr>
          <w:rFonts w:eastAsia="Arial" w:cs="Arial"/>
        </w:rPr>
        <w:t>photoreceptors, namely cones and rods.</w:t>
      </w:r>
      <w:r w:rsidR="00E86D98" w:rsidRPr="008231D4">
        <w:rPr>
          <w:rFonts w:eastAsia="Arial" w:cs="Arial"/>
        </w:rPr>
        <w:t xml:space="preserve"> </w:t>
      </w:r>
      <w:r w:rsidR="005748CC" w:rsidRPr="008231D4">
        <w:rPr>
          <w:rFonts w:eastAsia="Arial" w:cs="Arial"/>
        </w:rPr>
        <w:t>These lie at the back of the retina</w:t>
      </w:r>
      <w:r w:rsidR="005063EC" w:rsidRPr="008231D4">
        <w:rPr>
          <w:rFonts w:eastAsia="Arial" w:cs="Arial"/>
        </w:rPr>
        <w:t xml:space="preserve">, which is a fine layer of nerve tissue. </w:t>
      </w:r>
      <w:r w:rsidR="000A6B56" w:rsidRPr="008231D4">
        <w:rPr>
          <w:rFonts w:eastAsia="Arial" w:cs="Arial"/>
        </w:rPr>
        <w:t>C</w:t>
      </w:r>
      <w:r w:rsidR="00B208D5" w:rsidRPr="008231D4">
        <w:rPr>
          <w:rFonts w:eastAsia="Arial" w:cs="Arial"/>
        </w:rPr>
        <w:t>ones</w:t>
      </w:r>
      <w:r w:rsidR="0083341A" w:rsidRPr="008231D4">
        <w:rPr>
          <w:rFonts w:eastAsia="Arial" w:cs="Arial"/>
        </w:rPr>
        <w:t xml:space="preserve"> allow for colour vision, spatial detail and motion perception</w:t>
      </w:r>
      <w:r w:rsidR="007772EF" w:rsidRPr="008231D4">
        <w:rPr>
          <w:rFonts w:eastAsia="Arial" w:cs="Arial"/>
        </w:rPr>
        <w:t xml:space="preserve"> during daytime</w:t>
      </w:r>
      <w:r w:rsidR="00B208D5" w:rsidRPr="008231D4">
        <w:rPr>
          <w:rFonts w:eastAsia="Arial" w:cs="Arial"/>
        </w:rPr>
        <w:t>.</w:t>
      </w:r>
      <w:r w:rsidR="007772EF" w:rsidRPr="008231D4">
        <w:rPr>
          <w:rFonts w:eastAsia="Arial" w:cs="Arial"/>
        </w:rPr>
        <w:t xml:space="preserve"> They are most dense in the fovea</w:t>
      </w:r>
      <w:r w:rsidR="00B208D5" w:rsidRPr="008231D4">
        <w:rPr>
          <w:rFonts w:eastAsia="Arial" w:cs="Arial"/>
        </w:rPr>
        <w:t xml:space="preserve"> </w:t>
      </w:r>
      <w:r w:rsidR="007772EF" w:rsidRPr="008231D4">
        <w:rPr>
          <w:rFonts w:eastAsia="Arial" w:cs="Arial"/>
        </w:rPr>
        <w:t>(centre of the retina)</w:t>
      </w:r>
      <w:r w:rsidR="006228D5" w:rsidRPr="008231D4">
        <w:rPr>
          <w:rFonts w:eastAsia="Arial" w:cs="Arial"/>
        </w:rPr>
        <w:t>, and</w:t>
      </w:r>
      <w:r w:rsidR="00BC67F6" w:rsidRPr="008231D4">
        <w:rPr>
          <w:rFonts w:eastAsia="Arial" w:cs="Arial"/>
        </w:rPr>
        <w:t xml:space="preserve"> exist in three subtypes differing in </w:t>
      </w:r>
      <w:r w:rsidR="006C4CDC" w:rsidRPr="008231D4">
        <w:rPr>
          <w:rFonts w:eastAsia="Arial" w:cs="Arial"/>
        </w:rPr>
        <w:t>the opsins</w:t>
      </w:r>
      <w:r w:rsidR="003D277B" w:rsidRPr="008231D4">
        <w:rPr>
          <w:rFonts w:eastAsia="Arial" w:cs="Arial"/>
        </w:rPr>
        <w:t xml:space="preserve"> they contain</w:t>
      </w:r>
      <w:r w:rsidR="009C51BD" w:rsidRPr="008231D4">
        <w:rPr>
          <w:rFonts w:eastAsia="Arial" w:cs="Arial"/>
        </w:rPr>
        <w:t xml:space="preserve">, each sensitive </w:t>
      </w:r>
      <w:r w:rsidR="00BC67F6" w:rsidRPr="008231D4">
        <w:rPr>
          <w:rFonts w:eastAsia="Arial" w:cs="Arial"/>
        </w:rPr>
        <w:t xml:space="preserve">to </w:t>
      </w:r>
      <w:r w:rsidR="009C51BD" w:rsidRPr="008231D4">
        <w:rPr>
          <w:rFonts w:eastAsia="Arial" w:cs="Arial"/>
        </w:rPr>
        <w:t xml:space="preserve">varying </w:t>
      </w:r>
      <w:r w:rsidR="00BC67F6" w:rsidRPr="008231D4">
        <w:rPr>
          <w:rFonts w:eastAsia="Arial" w:cs="Arial"/>
        </w:rPr>
        <w:t>wavelengths of light</w:t>
      </w:r>
      <w:r w:rsidR="00A73F21" w:rsidRPr="008231D4">
        <w:rPr>
          <w:rFonts w:eastAsia="Arial" w:cs="Arial"/>
        </w:rPr>
        <w:t xml:space="preserve"> – conveniently name</w:t>
      </w:r>
      <w:r w:rsidR="000D443C" w:rsidRPr="008231D4">
        <w:rPr>
          <w:rFonts w:eastAsia="Arial" w:cs="Arial"/>
        </w:rPr>
        <w:t xml:space="preserve">d </w:t>
      </w:r>
      <w:r w:rsidR="00A73F21" w:rsidRPr="008231D4">
        <w:rPr>
          <w:rFonts w:eastAsia="Arial" w:cs="Arial"/>
        </w:rPr>
        <w:t xml:space="preserve">L (long-wavelength-sensitive, peaking at </w:t>
      </w:r>
      <w:r w:rsidR="00A0754F" w:rsidRPr="008231D4">
        <w:rPr>
          <w:rFonts w:eastAsia="Arial" w:cs="Arial"/>
        </w:rPr>
        <w:t>~565</w:t>
      </w:r>
      <w:r w:rsidR="002C55A9" w:rsidRPr="008231D4">
        <w:rPr>
          <w:rFonts w:eastAsia="Arial" w:cs="Arial"/>
        </w:rPr>
        <w:t xml:space="preserve"> nm</w:t>
      </w:r>
      <w:r w:rsidR="00A73F21" w:rsidRPr="008231D4">
        <w:rPr>
          <w:rFonts w:eastAsia="Arial" w:cs="Arial"/>
        </w:rPr>
        <w:t xml:space="preserve">), </w:t>
      </w:r>
      <w:r w:rsidR="002C55A9" w:rsidRPr="008231D4">
        <w:rPr>
          <w:rFonts w:eastAsia="Arial" w:cs="Arial"/>
        </w:rPr>
        <w:t xml:space="preserve">M (medium-wavelength-sensitive, peaking at </w:t>
      </w:r>
      <w:r w:rsidR="00A0754F" w:rsidRPr="008231D4">
        <w:rPr>
          <w:rFonts w:eastAsia="Arial" w:cs="Arial"/>
        </w:rPr>
        <w:t>~</w:t>
      </w:r>
      <w:r w:rsidR="006E0E04" w:rsidRPr="008231D4">
        <w:rPr>
          <w:rFonts w:eastAsia="Arial" w:cs="Arial"/>
        </w:rPr>
        <w:t>535</w:t>
      </w:r>
      <w:r w:rsidR="002C55A9" w:rsidRPr="008231D4">
        <w:rPr>
          <w:rFonts w:eastAsia="Arial" w:cs="Arial"/>
        </w:rPr>
        <w:t xml:space="preserve"> nm), and S (short-wavelength-sensitive, peaking at </w:t>
      </w:r>
      <w:r w:rsidR="00A0754F" w:rsidRPr="008231D4">
        <w:rPr>
          <w:rFonts w:eastAsia="Arial" w:cs="Arial"/>
        </w:rPr>
        <w:t>~</w:t>
      </w:r>
      <w:r w:rsidR="006E0E04" w:rsidRPr="008231D4">
        <w:rPr>
          <w:rFonts w:eastAsia="Arial" w:cs="Arial"/>
        </w:rPr>
        <w:t>420</w:t>
      </w:r>
      <w:r w:rsidR="002C55A9" w:rsidRPr="008231D4">
        <w:rPr>
          <w:rFonts w:eastAsia="Arial" w:cs="Arial"/>
        </w:rPr>
        <w:t xml:space="preserve"> nm)</w:t>
      </w:r>
      <w:r w:rsidR="000D443C" w:rsidRPr="008231D4">
        <w:rPr>
          <w:rFonts w:eastAsia="Arial" w:cs="Arial"/>
        </w:rPr>
        <w:t xml:space="preserve"> cones</w:t>
      </w:r>
      <w:r w:rsidR="000E02D0" w:rsidRPr="008231D4">
        <w:rPr>
          <w:rFonts w:eastAsia="Arial" w:cs="Arial"/>
        </w:rPr>
        <w:fldChar w:fldCharType="begin"/>
      </w:r>
      <w:r w:rsidR="000E02D0" w:rsidRPr="008231D4">
        <w:rPr>
          <w:rFonts w:eastAsia="Arial" w:cs="Arial"/>
        </w:rPr>
        <w:instrText xml:space="preserve"> ADDIN ZOTERO_ITEM CSL_CITATION {"citationID":"pPSqxI5W","properties":{"unsorted":false,"formattedCitation":"\\super 2,4\\nosupersub{}","plainCitation":"2,4","noteIndex":0},"citationItems":[{"id":3112,"uris":["http://zotero.org/users/13639132/items/PRGMYDVU"],"itemData":{"id":3112,"type":"article-journal","container-title":"Somnologie","DOI":"10.1007/s11818-019-00215-x","ISSN":"1432-9123,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0E02D0" w:rsidRPr="008231D4">
        <w:rPr>
          <w:rFonts w:eastAsia="Arial" w:cs="Arial"/>
        </w:rPr>
        <w:fldChar w:fldCharType="separate"/>
      </w:r>
      <w:r w:rsidR="000E02D0" w:rsidRPr="008231D4">
        <w:rPr>
          <w:rFonts w:cs="Arial"/>
          <w:vertAlign w:val="superscript"/>
        </w:rPr>
        <w:t>2,4</w:t>
      </w:r>
      <w:r w:rsidR="000E02D0" w:rsidRPr="008231D4">
        <w:rPr>
          <w:rFonts w:eastAsia="Arial" w:cs="Arial"/>
        </w:rPr>
        <w:fldChar w:fldCharType="end"/>
      </w:r>
      <w:r w:rsidR="000D443C" w:rsidRPr="008231D4">
        <w:rPr>
          <w:rFonts w:eastAsia="Arial" w:cs="Arial"/>
        </w:rPr>
        <w:t xml:space="preserve">. </w:t>
      </w:r>
      <w:r w:rsidR="000A6B56" w:rsidRPr="008231D4">
        <w:rPr>
          <w:rFonts w:eastAsia="Arial" w:cs="Arial"/>
        </w:rPr>
        <w:t>R</w:t>
      </w:r>
      <w:r w:rsidR="00B52AA0" w:rsidRPr="008231D4">
        <w:rPr>
          <w:rFonts w:eastAsia="Arial" w:cs="Arial"/>
        </w:rPr>
        <w:t xml:space="preserve">ods </w:t>
      </w:r>
      <w:r w:rsidR="00E97307" w:rsidRPr="008231D4">
        <w:rPr>
          <w:rFonts w:eastAsia="Arial" w:cs="Arial"/>
        </w:rPr>
        <w:t>allow</w:t>
      </w:r>
      <w:r w:rsidR="00B419F2" w:rsidRPr="008231D4">
        <w:rPr>
          <w:rFonts w:eastAsia="Arial" w:cs="Arial"/>
        </w:rPr>
        <w:t xml:space="preserve"> </w:t>
      </w:r>
      <w:r w:rsidR="00E97307" w:rsidRPr="008231D4">
        <w:rPr>
          <w:rFonts w:eastAsia="Arial" w:cs="Arial"/>
        </w:rPr>
        <w:t>humans to see</w:t>
      </w:r>
      <w:r w:rsidR="00B52AA0" w:rsidRPr="008231D4">
        <w:rPr>
          <w:rFonts w:eastAsia="Arial" w:cs="Arial"/>
        </w:rPr>
        <w:t xml:space="preserve"> at lower light levels </w:t>
      </w:r>
      <w:r w:rsidR="00B72A15" w:rsidRPr="008231D4">
        <w:rPr>
          <w:rFonts w:eastAsia="Arial" w:cs="Arial"/>
        </w:rPr>
        <w:t xml:space="preserve">(typically during nighttime), </w:t>
      </w:r>
      <w:r w:rsidR="00E97307" w:rsidRPr="008231D4">
        <w:rPr>
          <w:rFonts w:eastAsia="Arial" w:cs="Arial"/>
        </w:rPr>
        <w:t>taking over from cones who perform poorly in these conditions.</w:t>
      </w:r>
      <w:r w:rsidR="00B419F2" w:rsidRPr="008231D4">
        <w:rPr>
          <w:rFonts w:eastAsia="Arial" w:cs="Arial"/>
        </w:rPr>
        <w:t xml:space="preserve"> They do not populate the fovea</w:t>
      </w:r>
      <w:r w:rsidR="004B481F" w:rsidRPr="008231D4">
        <w:rPr>
          <w:rFonts w:eastAsia="Arial" w:cs="Arial"/>
        </w:rPr>
        <w:t xml:space="preserve"> (i.e., are most present in the periphery</w:t>
      </w:r>
      <w:r w:rsidR="00493C17" w:rsidRPr="008231D4">
        <w:rPr>
          <w:rFonts w:eastAsia="Arial" w:cs="Arial"/>
        </w:rPr>
        <w:t xml:space="preserve"> of the retina</w:t>
      </w:r>
      <w:r w:rsidR="004B481F" w:rsidRPr="008231D4">
        <w:rPr>
          <w:rFonts w:eastAsia="Arial" w:cs="Arial"/>
        </w:rPr>
        <w:t>)</w:t>
      </w:r>
      <w:r w:rsidR="00840E05" w:rsidRPr="008231D4">
        <w:rPr>
          <w:rFonts w:eastAsia="Arial" w:cs="Arial"/>
        </w:rPr>
        <w:t xml:space="preserve">, do not contribute to colour vision, </w:t>
      </w:r>
      <w:r w:rsidR="00C1544C" w:rsidRPr="008231D4">
        <w:rPr>
          <w:rFonts w:eastAsia="Arial" w:cs="Arial"/>
        </w:rPr>
        <w:t xml:space="preserve">and peak at </w:t>
      </w:r>
      <w:r w:rsidR="00C051F9" w:rsidRPr="008231D4">
        <w:rPr>
          <w:rFonts w:eastAsia="Arial" w:cs="Arial"/>
        </w:rPr>
        <w:t>~</w:t>
      </w:r>
      <w:r w:rsidR="00C1544C" w:rsidRPr="008231D4">
        <w:rPr>
          <w:rFonts w:eastAsia="Arial" w:cs="Arial"/>
        </w:rPr>
        <w:t>498 nm</w:t>
      </w:r>
      <w:r w:rsidR="006B7EF2" w:rsidRPr="008231D4">
        <w:rPr>
          <w:rFonts w:eastAsia="Arial" w:cs="Arial"/>
        </w:rPr>
        <w:fldChar w:fldCharType="begin"/>
      </w:r>
      <w:r w:rsidR="006B7EF2" w:rsidRPr="008231D4">
        <w:rPr>
          <w:rFonts w:eastAsia="Arial" w:cs="Arial"/>
        </w:rPr>
        <w:instrText xml:space="preserve"> ADDIN ZOTERO_ITEM CSL_CITATION {"citationID":"Qy3N8RDT","properties":{"unsorted":false,"formattedCitation":"\\super 4\\nosupersub{}","plainCitation":"4","noteIndex":0},"citationItems":[{"id":765,"uris":["http://zotero.org/groups/4906431/items/BDWX75MZ"],"itemData":{"id":765,"type":"article-journal","container-title":"Trends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C."}],"issued":{"date-parts":[["2014",1]]}}}],"schema":"https://github.com/citation-style-language/schema/raw/master/csl-citation.json"} </w:instrText>
      </w:r>
      <w:r w:rsidR="006B7EF2" w:rsidRPr="008231D4">
        <w:rPr>
          <w:rFonts w:eastAsia="Arial" w:cs="Arial"/>
        </w:rPr>
        <w:fldChar w:fldCharType="separate"/>
      </w:r>
      <w:r w:rsidR="006B7EF2" w:rsidRPr="008231D4">
        <w:rPr>
          <w:rFonts w:cs="Arial"/>
          <w:vertAlign w:val="superscript"/>
        </w:rPr>
        <w:t>4</w:t>
      </w:r>
      <w:r w:rsidR="006B7EF2" w:rsidRPr="008231D4">
        <w:rPr>
          <w:rFonts w:eastAsia="Arial" w:cs="Arial"/>
        </w:rPr>
        <w:fldChar w:fldCharType="end"/>
      </w:r>
      <w:r w:rsidR="006B7EF2" w:rsidRPr="008231D4">
        <w:rPr>
          <w:rFonts w:eastAsia="Arial" w:cs="Arial"/>
        </w:rPr>
        <w:t>.</w:t>
      </w:r>
    </w:p>
    <w:p w14:paraId="0F26A36D" w14:textId="50A6FFC6" w:rsidR="00081A22" w:rsidRPr="008231D4" w:rsidRDefault="00A24D24" w:rsidP="00636F76">
      <w:pPr>
        <w:spacing w:after="0"/>
        <w:jc w:val="both"/>
        <w:rPr>
          <w:rFonts w:eastAsia="Arial" w:cs="Arial"/>
        </w:rPr>
      </w:pPr>
      <w:r w:rsidRPr="008231D4">
        <w:rPr>
          <w:rFonts w:eastAsia="Arial" w:cs="Arial"/>
        </w:rPr>
        <w:t>By contrast, n</w:t>
      </w:r>
      <w:r w:rsidR="00081A22" w:rsidRPr="008231D4">
        <w:rPr>
          <w:rFonts w:eastAsia="Arial" w:cs="Arial"/>
        </w:rPr>
        <w:t xml:space="preserve">on-visual functions are mediated by the </w:t>
      </w:r>
      <w:proofErr w:type="gramStart"/>
      <w:r w:rsidR="00481AFB" w:rsidRPr="008231D4">
        <w:rPr>
          <w:rFonts w:eastAsia="Arial" w:cs="Arial"/>
        </w:rPr>
        <w:t xml:space="preserve">aforementioned </w:t>
      </w:r>
      <w:r w:rsidR="00081A22" w:rsidRPr="008231D4">
        <w:rPr>
          <w:rFonts w:eastAsia="Arial" w:cs="Arial"/>
        </w:rPr>
        <w:t>ipRGCs</w:t>
      </w:r>
      <w:proofErr w:type="gramEnd"/>
      <w:r w:rsidRPr="008231D4">
        <w:rPr>
          <w:rFonts w:eastAsia="Arial" w:cs="Arial"/>
        </w:rPr>
        <w:t xml:space="preserve">. </w:t>
      </w:r>
      <w:r w:rsidR="002F46A9" w:rsidRPr="008231D4">
        <w:rPr>
          <w:rFonts w:eastAsia="Arial" w:cs="Arial"/>
        </w:rPr>
        <w:t xml:space="preserve">The </w:t>
      </w:r>
      <w:r w:rsidR="00F71369" w:rsidRPr="008231D4">
        <w:rPr>
          <w:rFonts w:eastAsia="Arial" w:cs="Arial"/>
        </w:rPr>
        <w:t>photo</w:t>
      </w:r>
      <w:r w:rsidR="002F46A9" w:rsidRPr="008231D4">
        <w:rPr>
          <w:rFonts w:eastAsia="Arial" w:cs="Arial"/>
        </w:rPr>
        <w:t>pigment they contain, melanopsin,</w:t>
      </w:r>
      <w:r w:rsidRPr="008231D4">
        <w:rPr>
          <w:rFonts w:eastAsia="Arial" w:cs="Arial"/>
        </w:rPr>
        <w:t xml:space="preserve"> w</w:t>
      </w:r>
      <w:r w:rsidR="002F46A9" w:rsidRPr="008231D4">
        <w:rPr>
          <w:rFonts w:eastAsia="Arial" w:cs="Arial"/>
        </w:rPr>
        <w:t>as</w:t>
      </w:r>
      <w:r w:rsidRPr="008231D4">
        <w:rPr>
          <w:rFonts w:eastAsia="Arial" w:cs="Arial"/>
        </w:rPr>
        <w:t xml:space="preserve"> first identified</w:t>
      </w:r>
      <w:r w:rsidR="00E730AF" w:rsidRPr="008231D4">
        <w:rPr>
          <w:rFonts w:eastAsia="Arial" w:cs="Arial"/>
        </w:rPr>
        <w:t xml:space="preserve"> </w:t>
      </w:r>
      <w:r w:rsidR="002F46A9" w:rsidRPr="008231D4">
        <w:rPr>
          <w:rFonts w:eastAsia="Arial" w:cs="Arial"/>
        </w:rPr>
        <w:t>in the</w:t>
      </w:r>
      <w:ins w:id="7" w:author="Johannes Zauner" w:date="2026-02-04T07:59:00Z" w16du:dateUtc="2026-02-04T06:59:00Z">
        <w:r w:rsidR="00DC23EB">
          <w:rPr>
            <w:rFonts w:eastAsia="Arial" w:cs="Arial"/>
          </w:rPr>
          <w:t xml:space="preserve"> late</w:t>
        </w:r>
      </w:ins>
      <w:r w:rsidR="002F46A9" w:rsidRPr="008231D4">
        <w:rPr>
          <w:rFonts w:eastAsia="Arial" w:cs="Arial"/>
        </w:rPr>
        <w:t xml:space="preserve"> 1990s</w:t>
      </w:r>
      <w:r w:rsidR="00596385" w:rsidRPr="008231D4">
        <w:rPr>
          <w:rFonts w:eastAsia="Arial" w:cs="Arial"/>
        </w:rPr>
        <w:t xml:space="preserve">, </w:t>
      </w:r>
      <w:r w:rsidR="005E6D78" w:rsidRPr="008231D4">
        <w:rPr>
          <w:rFonts w:eastAsia="Arial" w:cs="Arial"/>
        </w:rPr>
        <w:t xml:space="preserve">and </w:t>
      </w:r>
      <w:r w:rsidR="00D23126" w:rsidRPr="008231D4">
        <w:rPr>
          <w:rFonts w:eastAsia="Arial" w:cs="Arial"/>
        </w:rPr>
        <w:t>subsequent</w:t>
      </w:r>
      <w:r w:rsidR="005E6D78" w:rsidRPr="008231D4">
        <w:rPr>
          <w:rFonts w:eastAsia="Arial" w:cs="Arial"/>
        </w:rPr>
        <w:t xml:space="preserve"> work</w:t>
      </w:r>
      <w:r w:rsidR="00D23126" w:rsidRPr="008231D4">
        <w:rPr>
          <w:rFonts w:eastAsia="Arial" w:cs="Arial"/>
        </w:rPr>
        <w:t>s</w:t>
      </w:r>
      <w:r w:rsidR="005E6D78" w:rsidRPr="008231D4">
        <w:rPr>
          <w:rFonts w:eastAsia="Arial" w:cs="Arial"/>
        </w:rPr>
        <w:t xml:space="preserve"> </w:t>
      </w:r>
      <w:r w:rsidR="001F3CCC" w:rsidRPr="008231D4">
        <w:rPr>
          <w:rFonts w:eastAsia="Arial" w:cs="Arial"/>
        </w:rPr>
        <w:t>demonstrated</w:t>
      </w:r>
      <w:r w:rsidR="005E6D78" w:rsidRPr="008231D4">
        <w:rPr>
          <w:rFonts w:eastAsia="Arial" w:cs="Arial"/>
        </w:rPr>
        <w:t xml:space="preserve"> </w:t>
      </w:r>
      <w:r w:rsidR="001434B5" w:rsidRPr="008231D4">
        <w:rPr>
          <w:rFonts w:eastAsia="Arial" w:cs="Arial"/>
        </w:rPr>
        <w:t xml:space="preserve">its </w:t>
      </w:r>
      <w:r w:rsidR="00FA2E1F" w:rsidRPr="008231D4">
        <w:rPr>
          <w:rFonts w:eastAsia="Arial" w:cs="Arial"/>
        </w:rPr>
        <w:t xml:space="preserve">many </w:t>
      </w:r>
      <w:r w:rsidR="001F3CCC" w:rsidRPr="008231D4">
        <w:rPr>
          <w:rFonts w:eastAsia="Arial" w:cs="Arial"/>
        </w:rPr>
        <w:t>function</w:t>
      </w:r>
      <w:r w:rsidR="001B7467" w:rsidRPr="008231D4">
        <w:rPr>
          <w:rFonts w:eastAsia="Arial" w:cs="Arial"/>
        </w:rPr>
        <w:t>s</w:t>
      </w:r>
      <w:r w:rsidR="001434B5" w:rsidRPr="008231D4">
        <w:rPr>
          <w:rFonts w:eastAsia="Arial" w:cs="Arial"/>
        </w:rPr>
        <w:t xml:space="preserve"> </w:t>
      </w:r>
      <w:r w:rsidR="0011740F" w:rsidRPr="008231D4">
        <w:rPr>
          <w:rFonts w:eastAsia="Arial" w:cs="Arial"/>
        </w:rPr>
        <w:t xml:space="preserve">in </w:t>
      </w:r>
      <w:r w:rsidR="00FA2E1F" w:rsidRPr="008231D4">
        <w:rPr>
          <w:rFonts w:eastAsia="Arial" w:cs="Arial"/>
        </w:rPr>
        <w:t>regulating</w:t>
      </w:r>
      <w:r w:rsidR="0011740F" w:rsidRPr="008231D4">
        <w:rPr>
          <w:rFonts w:eastAsia="Arial" w:cs="Arial"/>
        </w:rPr>
        <w:t xml:space="preserve"> </w:t>
      </w:r>
      <w:r w:rsidR="001F3CCC" w:rsidRPr="008231D4">
        <w:rPr>
          <w:rFonts w:eastAsia="Arial" w:cs="Arial"/>
        </w:rPr>
        <w:t xml:space="preserve">human </w:t>
      </w:r>
      <w:r w:rsidR="00B8528F" w:rsidRPr="008231D4">
        <w:rPr>
          <w:rFonts w:eastAsia="Arial" w:cs="Arial"/>
        </w:rPr>
        <w:t>physiology</w:t>
      </w:r>
      <w:r w:rsidR="00CD16EF" w:rsidRPr="008231D4">
        <w:rPr>
          <w:rFonts w:eastAsia="Arial" w:cs="Arial"/>
        </w:rPr>
        <w:t xml:space="preserve">, </w:t>
      </w:r>
      <w:r w:rsidR="00B8528F" w:rsidRPr="008231D4">
        <w:rPr>
          <w:rFonts w:eastAsia="Arial" w:cs="Arial"/>
        </w:rPr>
        <w:t>behaviour</w:t>
      </w:r>
      <w:r w:rsidR="00CD16EF" w:rsidRPr="008231D4">
        <w:rPr>
          <w:rFonts w:eastAsia="Arial" w:cs="Arial"/>
        </w:rPr>
        <w:t>, and cognition</w:t>
      </w:r>
      <w:r w:rsidR="00D25CD5" w:rsidRPr="008231D4">
        <w:rPr>
          <w:rFonts w:eastAsia="Arial" w:cs="Arial"/>
        </w:rPr>
        <w:fldChar w:fldCharType="begin"/>
      </w:r>
      <w:r w:rsidR="00D725C4" w:rsidRPr="008231D4">
        <w:rPr>
          <w:rFonts w:eastAsia="Arial" w:cs="Arial"/>
        </w:rPr>
        <w:instrText xml:space="preserve"> ADDIN ZOTERO_ITEM CSL_CITATION {"citationID":"GlFzv7o7","properties":{"unsorted":false,"formattedCitation":"\\super 1,2,5,6\\nosupersub{}","plainCitation":"1,2,5,6","noteIndex":0},"citationItems":[{"id":760,"uris":["http://zotero.org/groups/4906431/items/6PXSTT4Q"],"itemData":{"id":760,"type":"article-journal","abstract":"Light synchronizes mammalian circadian rhythms with environmental time by modulating retinal input to the circadian pacemaker—the suprachiasmatic nucleus (SCN) of the hypothalamus. Such photic entrainment requires neither rods nor cones, the only known retinal photoreceptors. Here, we show that retinal ganglion cells innervating the SCN are intrinsically photosensitive. Unlike other ganglion cells, they depolarized in response to light even when all synaptic input from rods and cones was blocked. The sensitivity, spectral tuning, and slow kinetics of this light response matched those of the photic entrainment mechanism, suggesting that these ganglion cells may be the primary photoreceptors for this system.","container-title":"Science","DOI":"10.1126/science.1067262","ISSN":"0036-8075, 1095-9203","issue":"5557","journalAbbreviation":"Science","language":"en","page":"1070-1073","source":"DOI.org (Crossref)","title":"Phototransduction by Retinal Ganglion Cells That Set the Circadian Clock","volume":"295","author":[{"family":"Berson","given":"David M."},{"family":"Dunn","given":"Felice A."},{"family":"Takao","given":"Motoharu"}],"issued":{"date-parts":[["2002",2,8]]}}},{"id":3112,"uris":["http://zotero.org/users/13639132/items/PRGMYDVU"],"itemData":{"id":3112,"type":"article-journal","container-title":"Somnologie","DOI":"10.1007/s11818-019-00215-x","ISSN":"1432-9123, 1439-054X","issue":"3","journalAbbreviation":"Somnologie","language":"en","page":"147-156","source":"DOI.org (Crossref)","title":"Effects of light on human circadian rhythms, sleep and mood","volume":"23","author":[{"family":"Blume","given":"Christine"},{"family":"Garbazza","given":"Corrado"},{"family":"Spitschan","given":"Manuel"}],"issued":{"date-parts":[["2019",9]]}}},{"id":4124,"uris":["http://zotero.org/users/13639132/items/99FTTMZ3"],"itemData":{"id":4124,"type":"article-journal","abstract":"We have identified an opsin, melanopsin, in photosensitive dermal melanophores of\n              Xenopus laevis\n              . Its deduced amino acid sequence shares greatest homology with cephalopod opsins. The predicted secondary structure of melanopsin indicates the presence of a long cytoplasmic tail with multiple putative phosphorylation sites, suggesting that this opsin’s function may be finely regulated. Melanopsin mRNA is expressed in hypothalamic sites thought to contain deep brain photoreceptors and in the iris, a structure known to be directly photosensitive in amphibians. Melanopsin message is also localized in retinal cells residing in the outermost lamina of the inner nuclear layer where horizontal cells are typically found. Its expression in retinal and nonretinal tissues suggests a role in vision and nonvisual photoreceptive tasks, such as photic control of skin pigmentation, pupillary aperture, and circadian and photoperiodic physiology.","container-title":"Proceedings of the National Academy of Sciences","DOI":"10.1073/pnas.95.1.340","ISSN":"0027-8424, 1091-6490","issue":"1","journalAbbreviation":"Proc. Natl. Acad. Sci. U.S.A.","language":"en","page":"340-345","source":"DOI.org (Crossref)","title":"Melanopsin: An opsin in melanophores, brain, and eye","title-short":"Melanopsin","volume":"95","author":[{"family":"Provencio","given":"Ignacio"},{"family":"Jiang","given":"Guisen"},{"family":"De Grip","given":"Willem J."},{"family":"Hayes","given":"William Pär"},{"family":"Rollag","given":"Mark D."}],"issued":{"date-parts":[["1998",1,6]]}}},{"id":4126,"uris":["http://zotero.org/users/13639132/items/UJC9DVR2"],"itemData":{"id":4126,"type":"article-journal","container-title":"Neuroscience &amp; Biobehavioral Reviews","DOI":"10.1016/j.neubiorev.2020.03.012","ISSN":"01497634","journalAbbreviation":"Neuroscience &amp; Biobehavioral Reviews","language":"en","page":"190-203","source":"DOI.org (Crossref)","title":"Melanopsin: From a small molecule to brain functions","title-short":"Melanopsin","volume":"113","author":[{"family":"Duda","given":"Mariusz"},{"family":"Domagalik","given":"Aleksandra"},{"family":"Orlowska-Feuer","given":"Patrycja"},{"family":"Krzysztynska-Kuleta","given":"Olga"},{"family":"Beldzik","given":"Ewa"},{"family":"Smyk","given":"Magdalena Kinga"},{"family":"Stachurska","given":"Anna"},{"family":"Oginska","given":"Halszka"},{"family":"Jeczmien-Lazur","given":"Jagoda Stanislawa"},{"family":"Fafrowicz","given":"Magdalena"},{"family":"Marek","given":"Tadeusz"},{"family":"Lewandowski","given":"Marian Henryk"},{"family":"Sarna","given":"Tadeusz"}],"issued":{"date-parts":[["2020",6]]}}}],"schema":"https://github.com/citation-style-language/schema/raw/master/csl-citation.json"} </w:instrText>
      </w:r>
      <w:r w:rsidR="00D25CD5" w:rsidRPr="008231D4">
        <w:rPr>
          <w:rFonts w:eastAsia="Arial" w:cs="Arial"/>
        </w:rPr>
        <w:fldChar w:fldCharType="separate"/>
      </w:r>
      <w:r w:rsidR="00D725C4" w:rsidRPr="008231D4">
        <w:rPr>
          <w:rFonts w:cs="Arial"/>
          <w:vertAlign w:val="superscript"/>
        </w:rPr>
        <w:t>1,2,5,6</w:t>
      </w:r>
      <w:r w:rsidR="00D25CD5" w:rsidRPr="008231D4">
        <w:rPr>
          <w:rFonts w:eastAsia="Arial" w:cs="Arial"/>
        </w:rPr>
        <w:fldChar w:fldCharType="end"/>
      </w:r>
      <w:r w:rsidR="001434B5" w:rsidRPr="008231D4">
        <w:rPr>
          <w:rFonts w:eastAsia="Arial" w:cs="Arial"/>
        </w:rPr>
        <w:t>.</w:t>
      </w:r>
      <w:r w:rsidR="008C6655" w:rsidRPr="008231D4">
        <w:rPr>
          <w:rFonts w:eastAsia="Arial" w:cs="Arial"/>
        </w:rPr>
        <w:t xml:space="preserve"> </w:t>
      </w:r>
      <w:del w:id="8" w:author="Johannes Zauner" w:date="2026-02-04T08:00:00Z" w16du:dateUtc="2026-02-04T07:00:00Z">
        <w:r w:rsidR="008C6655" w:rsidRPr="008231D4" w:rsidDel="00A46E1A">
          <w:rPr>
            <w:rFonts w:eastAsia="Arial" w:cs="Arial"/>
          </w:rPr>
          <w:delText>Actually, t</w:delText>
        </w:r>
      </w:del>
      <w:ins w:id="9" w:author="Johannes Zauner" w:date="2026-02-04T08:00:00Z" w16du:dateUtc="2026-02-04T07:00:00Z">
        <w:r w:rsidR="00A46E1A">
          <w:rPr>
            <w:rFonts w:eastAsia="Arial" w:cs="Arial"/>
          </w:rPr>
          <w:t>T</w:t>
        </w:r>
      </w:ins>
      <w:r w:rsidR="008C6655" w:rsidRPr="008231D4">
        <w:rPr>
          <w:rFonts w:eastAsia="Arial" w:cs="Arial"/>
        </w:rPr>
        <w:t xml:space="preserve">here is an increasing body of evidence supporting the </w:t>
      </w:r>
      <w:r w:rsidR="00EB104F" w:rsidRPr="008231D4">
        <w:rPr>
          <w:rFonts w:eastAsia="Arial" w:cs="Arial"/>
        </w:rPr>
        <w:t>modulation</w:t>
      </w:r>
      <w:r w:rsidR="008C6655" w:rsidRPr="008231D4">
        <w:rPr>
          <w:rFonts w:eastAsia="Arial" w:cs="Arial"/>
        </w:rPr>
        <w:t xml:space="preserve"> of </w:t>
      </w:r>
      <w:r w:rsidR="00EB104F" w:rsidRPr="008231D4">
        <w:rPr>
          <w:rFonts w:eastAsia="Arial" w:cs="Arial"/>
        </w:rPr>
        <w:t>visual perception</w:t>
      </w:r>
      <w:r w:rsidR="008C6655" w:rsidRPr="008231D4">
        <w:rPr>
          <w:rFonts w:eastAsia="Arial" w:cs="Arial"/>
        </w:rPr>
        <w:t xml:space="preserve"> </w:t>
      </w:r>
      <w:r w:rsidR="00EB104F" w:rsidRPr="008231D4">
        <w:rPr>
          <w:rFonts w:eastAsia="Arial" w:cs="Arial"/>
        </w:rPr>
        <w:t>from melanopic input</w:t>
      </w:r>
      <w:r w:rsidR="00220FD6" w:rsidRPr="008231D4">
        <w:rPr>
          <w:rFonts w:eastAsia="Arial" w:cs="Arial"/>
        </w:rPr>
        <w:fldChar w:fldCharType="begin"/>
      </w:r>
      <w:r w:rsidR="003B2480" w:rsidRPr="008231D4">
        <w:rPr>
          <w:rFonts w:eastAsia="Arial" w:cs="Arial"/>
        </w:rPr>
        <w:instrText xml:space="preserve"> ADDIN ZOTERO_ITEM CSL_CITATION {"citationID":"Em1uPhDN","properties":{"unsorted":false,"formattedCitation":"\\super 7\\uc0\\u8211{}9\\nosupersub{}","plainCitation":"7–9","noteIndex":0},"citationItems":[{"id":4131,"uris":["http://zotero.org/users/13639132/items/ZEW5TFK9"],"itemData":{"id":4131,"type":"article-journal","container-title":"Current Biology","DOI":"10.1016/j.cub.2012.04.039","ISSN":"09609822","issue":"12","journalAbbreviation":"Current Biology","language":"en","page":"1134-1141","source":"DOI.org (Crossref)","title":"Melanopsin-Based Brightness Discrimination in Mice and Humans","volume":"22","author":[{"family":"Brown","given":"Timothy M."},{"family":"Tsujimura","given":"Sei-ichi"},{"family":"Allen","given":"Annette E."},{"family":"Wynne","given":"Jonathan"},{"family":"Bedford","given":"Robert"},{"family":"Vickery","given":"Graham"},{"family":"Vugler","given":"Anthony"},{"family":"Lucas","given":"Robert J."}],"issued":{"date-parts":[["2012",6]]}}},{"id":844,"uris":["http://zotero.org/groups/4906431/items/KR5QG2VH"],"itemData":{"id":844,"type":"article-journal","container-title":"Journal of the Optical Society of America A","DOI":"10.1364/JOSAA.35.00B287","ISSN":"1084-7529, 1520-8532","issue":"4","journalAbbreviation":"J. Opt. Soc. Am. A","language":"en","page":"B287","source":"DOI.org (Crossref)","title":"Evidence for an impact of melanopsin activation on unique white perception","volume":"35","author":[{"family":"Cao","given":"Dingcai"},{"family":"Chang","given":"Adam"},{"family":"Gai","given":"Shaoyan"}],"issued":{"date-parts":[["2018",4,1]]}}},{"id":1043,"uris":["http://zotero.org/groups/4906431/items/WLH4SMLV"],"itemData":{"id":1043,"type":"article-journal","container-title":"Journal of the Optical Society of America A","DOI":"10.1364/JOSAA.35.000B19","ISSN":"1084-7529, 1520-8532","issue":"4","journalAbbreviation":"J. Opt. Soc. Am. A","language":"en","page":"B19","source":"DOI.org (Crossref)","title":"Cone and melanopsin contributions to human brightness estimation","volume":"35","author":[{"family":"Zele","given":"Andrew J."},{"family":"Adhikari","given":"Prakash"},{"family":"Feigl","given":"Beatrix"},{"family":"Cao","given":"Dingcai"}],"issued":{"date-parts":[["2018",4,1]]}}}],"schema":"https://github.com/citation-style-language/schema/raw/master/csl-citation.json"} </w:instrText>
      </w:r>
      <w:r w:rsidR="00220FD6" w:rsidRPr="008231D4">
        <w:rPr>
          <w:rFonts w:eastAsia="Arial" w:cs="Arial"/>
        </w:rPr>
        <w:fldChar w:fldCharType="separate"/>
      </w:r>
      <w:r w:rsidR="003B2480" w:rsidRPr="008231D4">
        <w:rPr>
          <w:rFonts w:cs="Arial"/>
          <w:vertAlign w:val="superscript"/>
        </w:rPr>
        <w:t>7–9</w:t>
      </w:r>
      <w:r w:rsidR="00220FD6" w:rsidRPr="008231D4">
        <w:rPr>
          <w:rFonts w:eastAsia="Arial" w:cs="Arial"/>
        </w:rPr>
        <w:fldChar w:fldCharType="end"/>
      </w:r>
      <w:r w:rsidR="0050008A" w:rsidRPr="008231D4">
        <w:rPr>
          <w:rFonts w:eastAsia="Arial" w:cs="Arial"/>
        </w:rPr>
        <w:t xml:space="preserve">, </w:t>
      </w:r>
      <w:r w:rsidR="00415E1D" w:rsidRPr="008231D4">
        <w:rPr>
          <w:rFonts w:eastAsia="Arial" w:cs="Arial"/>
        </w:rPr>
        <w:t xml:space="preserve">thereby </w:t>
      </w:r>
      <w:r w:rsidR="0082051D" w:rsidRPr="008231D4">
        <w:rPr>
          <w:rFonts w:eastAsia="Arial" w:cs="Arial"/>
        </w:rPr>
        <w:t>challenging the classical, clear distinction of cones and rod</w:t>
      </w:r>
      <w:r w:rsidR="00EC2EF9" w:rsidRPr="008231D4">
        <w:rPr>
          <w:rFonts w:eastAsia="Arial" w:cs="Arial"/>
        </w:rPr>
        <w:t xml:space="preserve"> (visual)</w:t>
      </w:r>
      <w:r w:rsidR="0082051D" w:rsidRPr="008231D4">
        <w:rPr>
          <w:rFonts w:eastAsia="Arial" w:cs="Arial"/>
        </w:rPr>
        <w:t xml:space="preserve"> versus ipRGC</w:t>
      </w:r>
      <w:r w:rsidR="00EC2EF9" w:rsidRPr="008231D4">
        <w:rPr>
          <w:rFonts w:eastAsia="Arial" w:cs="Arial"/>
        </w:rPr>
        <w:t xml:space="preserve"> (non-visual)</w:t>
      </w:r>
      <w:r w:rsidR="0082051D" w:rsidRPr="008231D4">
        <w:rPr>
          <w:rFonts w:eastAsia="Arial" w:cs="Arial"/>
        </w:rPr>
        <w:t xml:space="preserve"> functions.</w:t>
      </w:r>
      <w:commentRangeEnd w:id="5"/>
      <w:r w:rsidR="006C65E0" w:rsidRPr="008231D4">
        <w:rPr>
          <w:rStyle w:val="CommentReference"/>
          <w:rFonts w:eastAsia="Arial" w:cs="Arial"/>
          <w:sz w:val="24"/>
          <w:szCs w:val="24"/>
        </w:rPr>
        <w:commentReference w:id="5"/>
      </w:r>
      <w:commentRangeEnd w:id="6"/>
      <w:r w:rsidR="00FE46DA" w:rsidRPr="008231D4">
        <w:rPr>
          <w:rStyle w:val="CommentReference"/>
          <w:rFonts w:eastAsia="Arial" w:cs="Arial"/>
          <w:sz w:val="24"/>
          <w:szCs w:val="24"/>
        </w:rPr>
        <w:commentReference w:id="6"/>
      </w:r>
    </w:p>
    <w:p w14:paraId="0FBF2723" w14:textId="77777777" w:rsidR="00995974" w:rsidRPr="008231D4" w:rsidRDefault="00995974" w:rsidP="00935772">
      <w:pPr>
        <w:spacing w:after="0"/>
        <w:jc w:val="both"/>
        <w:rPr>
          <w:rFonts w:eastAsia="Arial" w:cs="Arial"/>
        </w:rPr>
      </w:pPr>
    </w:p>
    <w:p w14:paraId="1C7E206F" w14:textId="734E7BB3" w:rsidR="00AD23E4" w:rsidRPr="008231D4" w:rsidRDefault="00AD23E4" w:rsidP="003807FD">
      <w:pPr>
        <w:spacing w:after="0"/>
        <w:jc w:val="both"/>
        <w:rPr>
          <w:rFonts w:eastAsia="Arial" w:cs="Arial"/>
        </w:rPr>
      </w:pPr>
      <w:r w:rsidRPr="008231D4">
        <w:rPr>
          <w:rFonts w:eastAsia="Arial" w:cs="Arial"/>
        </w:rPr>
        <w:t xml:space="preserve">How sensitive one is to light can differ widely between subjects. </w:t>
      </w:r>
      <w:r w:rsidR="000277E7" w:rsidRPr="008231D4">
        <w:rPr>
          <w:rFonts w:eastAsia="Arial" w:cs="Arial"/>
        </w:rPr>
        <w:t xml:space="preserve">Overall, factors such as genetic background, sex, age, </w:t>
      </w:r>
      <w:commentRangeStart w:id="10"/>
      <w:r w:rsidR="00D20A57" w:rsidRPr="008231D4">
        <w:rPr>
          <w:rFonts w:eastAsia="Arial" w:cs="Arial"/>
        </w:rPr>
        <w:t>chronotype</w:t>
      </w:r>
      <w:commentRangeEnd w:id="10"/>
      <w:r w:rsidR="007D3BE8" w:rsidRPr="008231D4">
        <w:rPr>
          <w:rStyle w:val="CommentReference"/>
          <w:rFonts w:eastAsia="Arial" w:cs="Arial"/>
          <w:sz w:val="24"/>
          <w:szCs w:val="24"/>
        </w:rPr>
        <w:commentReference w:id="10"/>
      </w:r>
      <w:ins w:id="11" w:author="Lucien Bickerstaff" w:date="2026-02-04T16:16:00Z" w16du:dateUtc="2026-02-04T15:16:00Z">
        <w:r w:rsidR="00E85F2A">
          <w:rPr>
            <w:rFonts w:eastAsia="Arial" w:cs="Arial"/>
          </w:rPr>
          <w:t>, time of day</w:t>
        </w:r>
      </w:ins>
      <w:r w:rsidR="00D20A57" w:rsidRPr="008231D4">
        <w:rPr>
          <w:rFonts w:eastAsia="Arial" w:cs="Arial"/>
        </w:rPr>
        <w:t xml:space="preserve"> or lens anatomy may </w:t>
      </w:r>
      <w:r w:rsidR="001F5C1C" w:rsidRPr="008231D4">
        <w:rPr>
          <w:rFonts w:eastAsia="Arial" w:cs="Arial"/>
        </w:rPr>
        <w:t>play a role in determining light sensitivity</w:t>
      </w:r>
      <w:r w:rsidR="00DC765D" w:rsidRPr="008231D4">
        <w:rPr>
          <w:rFonts w:eastAsia="Arial" w:cs="Arial"/>
        </w:rPr>
        <w:fldChar w:fldCharType="begin"/>
      </w:r>
      <w:r w:rsidR="00FE79B6" w:rsidRPr="008231D4">
        <w:rPr>
          <w:rFonts w:eastAsia="Arial" w:cs="Arial"/>
        </w:rPr>
        <w:instrText xml:space="preserve"> ADDIN ZOTERO_ITEM CSL_CITATION {"citationID":"zhW1pQLh","properties":{"unsorted":false,"formattedCitation":"\\super 10,11\\nosupersub{}","plainCitation":"10,11","noteIndex":0},"citationItems":[{"id":4134,"uris":["http://zotero.org/users/13639132/items/FXLGCYWC"],"itemData":{"id":4134,"type":"article-journal","container-title":"Aging","DOI":"10.18632/aging.203806","ISSN":"1945-4589","issue":"24","journalAbbreviation":"Aging","language":"en","page":"25604-25606","source":"DOI.org (Crossref)","title":"Aging, light sensitivity and circadian health","volume":"13","author":[{"family":"Chellappa","given":"Sarah L."}],"issued":{"date-parts":[["2021",12,31]]}}},{"id":1018,"uris":["http://zotero.org/groups/4906431/items/9GMKHM9V"],"itemData":{"id":1018,"type":"article-journal","abstract":"Exposure to light affects our physiology and behaviour through a pathway connecting the retina to the circadian pacemaker in the hypothalamus - the suprachiasmatic nucleus (SCN). Recent research has identified significant individual differences in the non-visual effects of light,mediated by this pathway. Here, we discuss the fundamentals and individual differences in the non-visual effects of light. We propose a set of actions to improve our evidence database to be more diverse: understanding systematic bias in the evidence base, dedicated efforts to recruit more diverse participants, routine deposition and sharing of data, and development of data standards and reporting guidelines.","container-title":"EBioMedicine","DOI":"10.1016/j.ebiom.2021.103640","ISSN":"2352-3964","journalAbbreviation":"EBioMedicine","language":"eng","page":"103640","PMID":"35027334","PMCID":"PMC8808156","source":"PubMed","title":"Individual differences and diversity in human physiological responses to light","volume":"75","author":[{"family":"Spitschan","given":"Manuel"},{"family":"Santhi","given":"Nayantara"}],"issued":{"date-parts":[["2022",1]]}}}],"schema":"https://github.com/citation-style-language/schema/raw/master/csl-citation.json"} </w:instrText>
      </w:r>
      <w:r w:rsidR="00DC765D" w:rsidRPr="008231D4">
        <w:rPr>
          <w:rFonts w:eastAsia="Arial" w:cs="Arial"/>
        </w:rPr>
        <w:fldChar w:fldCharType="separate"/>
      </w:r>
      <w:r w:rsidR="00FE79B6" w:rsidRPr="008231D4">
        <w:rPr>
          <w:rFonts w:cs="Arial"/>
          <w:vertAlign w:val="superscript"/>
        </w:rPr>
        <w:t>10,11</w:t>
      </w:r>
      <w:r w:rsidR="00DC765D" w:rsidRPr="008231D4">
        <w:rPr>
          <w:rFonts w:eastAsia="Arial" w:cs="Arial"/>
        </w:rPr>
        <w:fldChar w:fldCharType="end"/>
      </w:r>
      <w:r w:rsidR="001F5C1C" w:rsidRPr="008231D4">
        <w:rPr>
          <w:rFonts w:eastAsia="Arial" w:cs="Arial"/>
        </w:rPr>
        <w:t>.</w:t>
      </w:r>
      <w:r w:rsidR="00EE6316" w:rsidRPr="008231D4">
        <w:rPr>
          <w:rFonts w:eastAsia="Arial" w:cs="Arial"/>
        </w:rPr>
        <w:t xml:space="preserve"> Eye properties</w:t>
      </w:r>
      <w:r w:rsidR="002D4EA2" w:rsidRPr="008231D4">
        <w:rPr>
          <w:rFonts w:eastAsia="Arial" w:cs="Arial"/>
        </w:rPr>
        <w:t>,</w:t>
      </w:r>
      <w:r w:rsidR="00076B5F" w:rsidRPr="008231D4">
        <w:rPr>
          <w:rFonts w:eastAsia="Arial" w:cs="Arial"/>
        </w:rPr>
        <w:t xml:space="preserve"> such as pre-</w:t>
      </w:r>
      <w:proofErr w:type="spellStart"/>
      <w:r w:rsidR="00076B5F" w:rsidRPr="008231D4">
        <w:rPr>
          <w:rFonts w:eastAsia="Arial" w:cs="Arial"/>
        </w:rPr>
        <w:t>receptoral</w:t>
      </w:r>
      <w:proofErr w:type="spellEnd"/>
      <w:r w:rsidR="00076B5F" w:rsidRPr="008231D4">
        <w:rPr>
          <w:rFonts w:eastAsia="Arial" w:cs="Arial"/>
        </w:rPr>
        <w:t xml:space="preserve"> </w:t>
      </w:r>
      <w:r w:rsidR="003907B2" w:rsidRPr="008231D4">
        <w:rPr>
          <w:rFonts w:eastAsia="Arial" w:cs="Arial"/>
        </w:rPr>
        <w:t xml:space="preserve">selective </w:t>
      </w:r>
      <w:r w:rsidR="00076B5F" w:rsidRPr="008231D4">
        <w:rPr>
          <w:rFonts w:eastAsia="Arial" w:cs="Arial"/>
        </w:rPr>
        <w:t>filtering</w:t>
      </w:r>
      <w:r w:rsidR="003907B2" w:rsidRPr="008231D4">
        <w:rPr>
          <w:rFonts w:eastAsia="Arial" w:cs="Arial"/>
        </w:rPr>
        <w:t xml:space="preserve"> of the short-wave (blue) part of the visible spectrum,</w:t>
      </w:r>
      <w:r w:rsidR="00076B5F" w:rsidRPr="008231D4">
        <w:rPr>
          <w:rFonts w:eastAsia="Arial" w:cs="Arial"/>
        </w:rPr>
        <w:t xml:space="preserve"> can shift </w:t>
      </w:r>
      <w:r w:rsidR="00B06749" w:rsidRPr="008231D4">
        <w:rPr>
          <w:rFonts w:eastAsia="Arial" w:cs="Arial"/>
        </w:rPr>
        <w:t xml:space="preserve">peak sensitivity of </w:t>
      </w:r>
      <w:r w:rsidR="00B06749" w:rsidRPr="008231D4">
        <w:rPr>
          <w:rFonts w:eastAsia="Arial" w:cs="Arial"/>
        </w:rPr>
        <w:lastRenderedPageBreak/>
        <w:t>photoreceptors</w:t>
      </w:r>
      <w:r w:rsidR="005019B0" w:rsidRPr="008231D4">
        <w:rPr>
          <w:rFonts w:eastAsia="Arial" w:cs="Arial"/>
        </w:rPr>
        <w:t>.</w:t>
      </w:r>
      <w:r w:rsidR="009F06E9" w:rsidRPr="008231D4">
        <w:rPr>
          <w:rFonts w:eastAsia="Arial" w:cs="Arial"/>
        </w:rPr>
        <w:t xml:space="preserve"> Macular pigments</w:t>
      </w:r>
      <w:r w:rsidR="00D93D38" w:rsidRPr="008231D4">
        <w:rPr>
          <w:rFonts w:eastAsia="Arial" w:cs="Arial"/>
        </w:rPr>
        <w:t>, populating the fovea,</w:t>
      </w:r>
      <w:r w:rsidR="009F06E9" w:rsidRPr="008231D4">
        <w:rPr>
          <w:rFonts w:eastAsia="Arial" w:cs="Arial"/>
        </w:rPr>
        <w:t xml:space="preserve"> have been shown to vary in </w:t>
      </w:r>
      <w:r w:rsidR="008819B1" w:rsidRPr="008231D4">
        <w:rPr>
          <w:rFonts w:eastAsia="Arial" w:cs="Arial"/>
        </w:rPr>
        <w:t xml:space="preserve">optical density </w:t>
      </w:r>
      <w:r w:rsidR="009F06E9" w:rsidRPr="008231D4">
        <w:rPr>
          <w:rFonts w:eastAsia="Arial" w:cs="Arial"/>
        </w:rPr>
        <w:t xml:space="preserve">by a factor of ten </w:t>
      </w:r>
      <w:r w:rsidR="008819B1" w:rsidRPr="008231D4">
        <w:rPr>
          <w:rFonts w:eastAsia="Arial" w:cs="Arial"/>
        </w:rPr>
        <w:t>in young healthy adults</w:t>
      </w:r>
      <w:r w:rsidR="00556DE4" w:rsidRPr="008231D4">
        <w:rPr>
          <w:rFonts w:eastAsia="Arial" w:cs="Arial"/>
        </w:rPr>
        <w:t>, whereas t</w:t>
      </w:r>
      <w:r w:rsidR="005B4DCE" w:rsidRPr="008231D4">
        <w:rPr>
          <w:rFonts w:eastAsia="Arial" w:cs="Arial"/>
        </w:rPr>
        <w:t>he crystalline lens</w:t>
      </w:r>
      <w:r w:rsidR="00186019" w:rsidRPr="008231D4">
        <w:rPr>
          <w:rFonts w:eastAsia="Arial" w:cs="Arial"/>
        </w:rPr>
        <w:t xml:space="preserve"> can also vary </w:t>
      </w:r>
      <w:r w:rsidR="00096D5A" w:rsidRPr="008231D4">
        <w:rPr>
          <w:rFonts w:eastAsia="Arial" w:cs="Arial"/>
        </w:rPr>
        <w:t>in a sizeable manner</w:t>
      </w:r>
      <w:r w:rsidR="00C52DA0" w:rsidRPr="008231D4">
        <w:rPr>
          <w:rFonts w:eastAsia="Arial" w:cs="Arial"/>
        </w:rPr>
        <w:t xml:space="preserve"> – in </w:t>
      </w:r>
      <w:r w:rsidR="00E93E07" w:rsidRPr="008231D4">
        <w:rPr>
          <w:rFonts w:eastAsia="Arial" w:cs="Arial"/>
        </w:rPr>
        <w:t>20</w:t>
      </w:r>
      <w:r w:rsidR="000836FA" w:rsidRPr="008231D4">
        <w:rPr>
          <w:rFonts w:eastAsia="Arial" w:cs="Arial"/>
        </w:rPr>
        <w:t>-to-</w:t>
      </w:r>
      <w:r w:rsidR="00E93E07" w:rsidRPr="008231D4">
        <w:rPr>
          <w:rFonts w:eastAsia="Arial" w:cs="Arial"/>
        </w:rPr>
        <w:t>39</w:t>
      </w:r>
      <w:r w:rsidR="002D4EA2" w:rsidRPr="008231D4">
        <w:rPr>
          <w:rFonts w:eastAsia="Arial" w:cs="Arial"/>
        </w:rPr>
        <w:t>-</w:t>
      </w:r>
      <w:r w:rsidR="00E93E07" w:rsidRPr="008231D4">
        <w:rPr>
          <w:rFonts w:eastAsia="Arial" w:cs="Arial"/>
        </w:rPr>
        <w:t>year-old</w:t>
      </w:r>
      <w:r w:rsidR="00C52DA0" w:rsidRPr="008231D4">
        <w:rPr>
          <w:rFonts w:eastAsia="Arial" w:cs="Arial"/>
        </w:rPr>
        <w:t xml:space="preserve"> subjects,</w:t>
      </w:r>
      <w:r w:rsidR="00E93E07" w:rsidRPr="008231D4">
        <w:rPr>
          <w:rFonts w:eastAsia="Arial" w:cs="Arial"/>
        </w:rPr>
        <w:t xml:space="preserve"> optical density </w:t>
      </w:r>
      <w:ins w:id="12" w:author="Gastbenutzer" w:date="2026-02-02T11:56:00Z" w16du:dateUtc="2026-02-02T11:56:47Z">
        <w:r w:rsidR="408541E1" w:rsidRPr="408541E1">
          <w:rPr>
            <w:rFonts w:eastAsia="Arial" w:cs="Arial"/>
          </w:rPr>
          <w:t xml:space="preserve">(OD) </w:t>
        </w:r>
      </w:ins>
      <w:r w:rsidR="00E93E07" w:rsidRPr="008231D4">
        <w:rPr>
          <w:rFonts w:eastAsia="Arial" w:cs="Arial"/>
        </w:rPr>
        <w:t xml:space="preserve">at </w:t>
      </w:r>
      <w:r w:rsidR="00DB3EDF" w:rsidRPr="008231D4">
        <w:rPr>
          <w:rFonts w:eastAsia="Arial" w:cs="Arial"/>
        </w:rPr>
        <w:t>410 nm ranged from 0.8 to 1.8 OD</w:t>
      </w:r>
      <w:r w:rsidR="000C4E7F" w:rsidRPr="008231D4">
        <w:rPr>
          <w:rFonts w:eastAsia="Arial" w:cs="Arial"/>
        </w:rPr>
        <w:t>,</w:t>
      </w:r>
      <w:r w:rsidR="00155052" w:rsidRPr="008231D4">
        <w:rPr>
          <w:rFonts w:eastAsia="Arial" w:cs="Arial"/>
        </w:rPr>
        <w:t xml:space="preserve"> and</w:t>
      </w:r>
      <w:r w:rsidR="000C4E7F" w:rsidRPr="008231D4">
        <w:rPr>
          <w:rFonts w:eastAsia="Arial" w:cs="Arial"/>
        </w:rPr>
        <w:t xml:space="preserve"> in 60</w:t>
      </w:r>
      <w:r w:rsidR="000836FA" w:rsidRPr="008231D4">
        <w:rPr>
          <w:rFonts w:eastAsia="Arial" w:cs="Arial"/>
        </w:rPr>
        <w:t>-to-</w:t>
      </w:r>
      <w:r w:rsidR="000C4E7F" w:rsidRPr="008231D4">
        <w:rPr>
          <w:rFonts w:eastAsia="Arial" w:cs="Arial"/>
        </w:rPr>
        <w:t>80</w:t>
      </w:r>
      <w:r w:rsidR="000836FA" w:rsidRPr="008231D4">
        <w:rPr>
          <w:rFonts w:eastAsia="Arial" w:cs="Arial"/>
        </w:rPr>
        <w:t>-</w:t>
      </w:r>
      <w:r w:rsidR="000C4E7F" w:rsidRPr="008231D4">
        <w:rPr>
          <w:rFonts w:eastAsia="Arial" w:cs="Arial"/>
        </w:rPr>
        <w:t>year-olds</w:t>
      </w:r>
      <w:r w:rsidR="009C1BE1" w:rsidRPr="008231D4">
        <w:rPr>
          <w:rFonts w:eastAsia="Arial" w:cs="Arial"/>
        </w:rPr>
        <w:t xml:space="preserve">, </w:t>
      </w:r>
      <w:r w:rsidR="00935772" w:rsidRPr="008231D4">
        <w:rPr>
          <w:rFonts w:eastAsia="Arial" w:cs="Arial"/>
        </w:rPr>
        <w:t>who are more exposed to lens yellowing</w:t>
      </w:r>
      <w:r w:rsidR="000C4E7F" w:rsidRPr="008231D4">
        <w:rPr>
          <w:rFonts w:eastAsia="Arial" w:cs="Arial"/>
        </w:rPr>
        <w:t xml:space="preserve">, the spread </w:t>
      </w:r>
      <w:r w:rsidR="00155052" w:rsidRPr="008231D4">
        <w:rPr>
          <w:rFonts w:eastAsia="Arial" w:cs="Arial"/>
        </w:rPr>
        <w:t xml:space="preserve">of lens absorbance </w:t>
      </w:r>
      <w:r w:rsidR="000C4E7F" w:rsidRPr="008231D4">
        <w:rPr>
          <w:rFonts w:eastAsia="Arial" w:cs="Arial"/>
        </w:rPr>
        <w:t xml:space="preserve">was even larger </w:t>
      </w:r>
      <w:r w:rsidR="00155052" w:rsidRPr="008231D4">
        <w:rPr>
          <w:rFonts w:eastAsia="Arial" w:cs="Arial"/>
        </w:rPr>
        <w:t>(up to 3.3 OD)</w:t>
      </w:r>
      <w:r w:rsidR="009A337C" w:rsidRPr="008231D4">
        <w:rPr>
          <w:rFonts w:eastAsia="Arial" w:cs="Arial"/>
        </w:rPr>
        <w:fldChar w:fldCharType="begin"/>
      </w:r>
      <w:r w:rsidR="007C0835" w:rsidRPr="008231D4">
        <w:rPr>
          <w:rFonts w:eastAsia="Arial" w:cs="Arial"/>
        </w:rPr>
        <w:instrText xml:space="preserve"> ADDIN ZOTERO_ITEM CSL_CITATION {"citationID":"SbRoC76R","properties":{"unsorted":false,"formattedCitation":"\\super 12\\nosupersub{}","plainCitation":"12","noteIndex":0},"citationItems":[{"id":4099,"uris":["http://zotero.org/users/13639132/items/49Y968BS"],"itemData":{"id":4099,"type":"article-journal","container-title":"Experimental Eye Research","DOI":"10.1016/j.exer.2020.108186","ISSN":"00144835","journalAbbreviation":"Experimental Eye Research","language":"en","page":"108186","source":"DOI.org (Crossref)","title":"Individual differences in visual function","volume":"199","author":[{"family":"Hammond","given":"Billy R."},{"family":"Buch","given":"John"}],"issued":{"date-parts":[["2020",10]]}}}],"schema":"https://github.com/citation-style-language/schema/raw/master/csl-citation.json"} </w:instrText>
      </w:r>
      <w:r w:rsidR="009A337C" w:rsidRPr="008231D4">
        <w:rPr>
          <w:rFonts w:eastAsia="Arial" w:cs="Arial"/>
        </w:rPr>
        <w:fldChar w:fldCharType="separate"/>
      </w:r>
      <w:r w:rsidR="007C0835" w:rsidRPr="008231D4">
        <w:rPr>
          <w:rFonts w:cs="Arial"/>
          <w:vertAlign w:val="superscript"/>
        </w:rPr>
        <w:t>12</w:t>
      </w:r>
      <w:r w:rsidR="009A337C" w:rsidRPr="008231D4">
        <w:rPr>
          <w:rFonts w:eastAsia="Arial" w:cs="Arial"/>
        </w:rPr>
        <w:fldChar w:fldCharType="end"/>
      </w:r>
      <w:r w:rsidR="00155052" w:rsidRPr="008231D4">
        <w:rPr>
          <w:rFonts w:eastAsia="Arial" w:cs="Arial"/>
        </w:rPr>
        <w:t>.</w:t>
      </w:r>
      <w:r w:rsidR="006B2BC6" w:rsidRPr="008231D4">
        <w:rPr>
          <w:rFonts w:eastAsia="Arial" w:cs="Arial"/>
        </w:rPr>
        <w:t xml:space="preserve"> Ocular media also acts as an additional, short-wave </w:t>
      </w:r>
      <w:r w:rsidR="00767AC9" w:rsidRPr="008231D4">
        <w:rPr>
          <w:rFonts w:eastAsia="Arial" w:cs="Arial"/>
        </w:rPr>
        <w:t xml:space="preserve">light </w:t>
      </w:r>
      <w:r w:rsidR="006B2BC6" w:rsidRPr="008231D4">
        <w:rPr>
          <w:rFonts w:eastAsia="Arial" w:cs="Arial"/>
        </w:rPr>
        <w:t>filter</w:t>
      </w:r>
      <w:r w:rsidR="00767AC9" w:rsidRPr="008231D4">
        <w:rPr>
          <w:rFonts w:eastAsia="Arial" w:cs="Arial"/>
        </w:rPr>
        <w:t xml:space="preserve">. </w:t>
      </w:r>
      <w:r w:rsidR="005D608B" w:rsidRPr="008231D4">
        <w:rPr>
          <w:rFonts w:eastAsia="Arial" w:cs="Arial"/>
        </w:rPr>
        <w:t>All t</w:t>
      </w:r>
      <w:r w:rsidR="00767AC9" w:rsidRPr="008231D4">
        <w:rPr>
          <w:rFonts w:eastAsia="Arial" w:cs="Arial"/>
        </w:rPr>
        <w:t xml:space="preserve">hese differences need to be carefully considered and accounted for when running </w:t>
      </w:r>
      <w:r w:rsidR="005D608B" w:rsidRPr="008231D4">
        <w:rPr>
          <w:rFonts w:eastAsia="Arial" w:cs="Arial"/>
        </w:rPr>
        <w:t>such studies.</w:t>
      </w:r>
    </w:p>
    <w:p w14:paraId="2B06E787" w14:textId="77777777" w:rsidR="007063DE" w:rsidRPr="008231D4" w:rsidRDefault="007063DE" w:rsidP="0094027F">
      <w:pPr>
        <w:spacing w:after="0"/>
        <w:jc w:val="both"/>
        <w:rPr>
          <w:rFonts w:eastAsia="Arial" w:cs="Arial"/>
        </w:rPr>
      </w:pPr>
    </w:p>
    <w:p w14:paraId="354B98FB" w14:textId="02CC8E43" w:rsidR="358238A9" w:rsidRPr="008231D4" w:rsidRDefault="00B73350" w:rsidP="003807FD">
      <w:pPr>
        <w:spacing w:after="0"/>
        <w:jc w:val="both"/>
        <w:rPr>
          <w:rFonts w:eastAsia="Arial" w:cs="Arial"/>
        </w:rPr>
      </w:pPr>
      <w:r w:rsidRPr="008231D4">
        <w:rPr>
          <w:rFonts w:eastAsia="Arial" w:cs="Arial"/>
        </w:rPr>
        <w:t>While the physiological processes need to be</w:t>
      </w:r>
      <w:r w:rsidR="006D24A9" w:rsidRPr="008231D4">
        <w:rPr>
          <w:rFonts w:eastAsia="Arial" w:cs="Arial"/>
        </w:rPr>
        <w:t xml:space="preserve"> </w:t>
      </w:r>
      <w:r w:rsidRPr="008231D4">
        <w:rPr>
          <w:rFonts w:eastAsia="Arial" w:cs="Arial"/>
        </w:rPr>
        <w:t xml:space="preserve">understood, </w:t>
      </w:r>
      <w:r w:rsidR="006D24A9" w:rsidRPr="008231D4">
        <w:rPr>
          <w:rFonts w:eastAsia="Arial" w:cs="Arial"/>
        </w:rPr>
        <w:t>p</w:t>
      </w:r>
      <w:r w:rsidR="007063DE" w:rsidRPr="008231D4">
        <w:rPr>
          <w:rFonts w:eastAsia="Arial" w:cs="Arial"/>
        </w:rPr>
        <w:t xml:space="preserve">athological </w:t>
      </w:r>
      <w:r w:rsidR="0008795C" w:rsidRPr="008231D4">
        <w:rPr>
          <w:rFonts w:eastAsia="Arial" w:cs="Arial"/>
        </w:rPr>
        <w:t>conditions</w:t>
      </w:r>
      <w:r w:rsidR="007063DE" w:rsidRPr="008231D4">
        <w:rPr>
          <w:rFonts w:eastAsia="Arial" w:cs="Arial"/>
        </w:rPr>
        <w:t xml:space="preserve"> </w:t>
      </w:r>
      <w:r w:rsidR="000B0031" w:rsidRPr="008231D4">
        <w:rPr>
          <w:rFonts w:eastAsia="Arial" w:cs="Arial"/>
        </w:rPr>
        <w:t>may</w:t>
      </w:r>
      <w:r w:rsidR="006D24A9" w:rsidRPr="008231D4">
        <w:rPr>
          <w:rFonts w:eastAsia="Arial" w:cs="Arial"/>
        </w:rPr>
        <w:t xml:space="preserve"> equally</w:t>
      </w:r>
      <w:r w:rsidR="007063DE" w:rsidRPr="008231D4">
        <w:rPr>
          <w:rFonts w:eastAsia="Arial" w:cs="Arial"/>
        </w:rPr>
        <w:t xml:space="preserve"> </w:t>
      </w:r>
      <w:r w:rsidR="000B0031" w:rsidRPr="008231D4">
        <w:rPr>
          <w:rFonts w:eastAsia="Arial" w:cs="Arial"/>
        </w:rPr>
        <w:t xml:space="preserve">be </w:t>
      </w:r>
      <w:r w:rsidR="007063DE" w:rsidRPr="008231D4">
        <w:rPr>
          <w:rFonts w:eastAsia="Arial" w:cs="Arial"/>
        </w:rPr>
        <w:t xml:space="preserve">of interest </w:t>
      </w:r>
      <w:r w:rsidR="000B0031" w:rsidRPr="008231D4">
        <w:rPr>
          <w:rFonts w:eastAsia="Arial" w:cs="Arial"/>
        </w:rPr>
        <w:t xml:space="preserve">to investigate </w:t>
      </w:r>
      <w:r w:rsidR="006D24A9" w:rsidRPr="008231D4">
        <w:rPr>
          <w:rFonts w:eastAsia="Arial" w:cs="Arial"/>
        </w:rPr>
        <w:t>the</w:t>
      </w:r>
      <w:r w:rsidR="000B0031" w:rsidRPr="008231D4">
        <w:rPr>
          <w:rFonts w:eastAsia="Arial" w:cs="Arial"/>
        </w:rPr>
        <w:t xml:space="preserve"> mechanistic underpinnings</w:t>
      </w:r>
      <w:r w:rsidR="006D24A9" w:rsidRPr="008231D4">
        <w:rPr>
          <w:rFonts w:eastAsia="Arial" w:cs="Arial"/>
        </w:rPr>
        <w:t xml:space="preserve"> of light sensitivity and visual discomfort</w:t>
      </w:r>
      <w:r w:rsidR="000B0031" w:rsidRPr="008231D4">
        <w:rPr>
          <w:rFonts w:eastAsia="Arial" w:cs="Arial"/>
        </w:rPr>
        <w:t xml:space="preserve">. </w:t>
      </w:r>
      <w:r w:rsidR="007063DE" w:rsidRPr="008231D4">
        <w:rPr>
          <w:rFonts w:eastAsia="Arial" w:cs="Arial"/>
        </w:rPr>
        <w:t>P</w:t>
      </w:r>
      <w:r w:rsidR="00F41A5B" w:rsidRPr="008231D4">
        <w:rPr>
          <w:rFonts w:eastAsia="Arial" w:cs="Arial"/>
        </w:rPr>
        <w:t>eople</w:t>
      </w:r>
      <w:r w:rsidR="358238A9" w:rsidRPr="008231D4">
        <w:rPr>
          <w:rFonts w:eastAsia="Arial" w:cs="Arial"/>
        </w:rPr>
        <w:t xml:space="preserve"> suffering from migraine often experience photophobia, manifesting an aversive response to light exposure typically way below the usual threshold for light discomfort observed in healthy individuals.</w:t>
      </w:r>
      <w:r w:rsidR="008B7817" w:rsidRPr="008231D4">
        <w:rPr>
          <w:rFonts w:eastAsia="Arial" w:cs="Arial"/>
        </w:rPr>
        <w:t xml:space="preserve"> </w:t>
      </w:r>
      <w:r w:rsidR="003F18EF" w:rsidRPr="008231D4">
        <w:rPr>
          <w:rFonts w:eastAsia="Arial" w:cs="Arial"/>
        </w:rPr>
        <w:t xml:space="preserve">The proposed mechanism here is </w:t>
      </w:r>
      <w:r w:rsidR="00510C89" w:rsidRPr="008231D4">
        <w:rPr>
          <w:rFonts w:eastAsia="Arial" w:cs="Arial"/>
        </w:rPr>
        <w:t xml:space="preserve">light-induced activation of the trigeminal </w:t>
      </w:r>
      <w:r w:rsidR="005D1774" w:rsidRPr="008231D4">
        <w:rPr>
          <w:rFonts w:eastAsia="Arial" w:cs="Arial"/>
        </w:rPr>
        <w:t>nerves</w:t>
      </w:r>
      <w:r w:rsidR="00DD7F78" w:rsidRPr="008231D4">
        <w:rPr>
          <w:rFonts w:eastAsia="Arial" w:cs="Arial"/>
        </w:rPr>
        <w:t xml:space="preserve"> at the level of the trigeminal ganglion</w:t>
      </w:r>
      <w:r w:rsidR="00510C89" w:rsidRPr="008231D4">
        <w:rPr>
          <w:rFonts w:eastAsia="Arial" w:cs="Arial"/>
        </w:rPr>
        <w:t xml:space="preserve">, </w:t>
      </w:r>
      <w:r w:rsidR="0071778C" w:rsidRPr="008231D4">
        <w:rPr>
          <w:rFonts w:eastAsia="Arial" w:cs="Arial"/>
        </w:rPr>
        <w:t xml:space="preserve">in turn </w:t>
      </w:r>
      <w:r w:rsidR="007633EF" w:rsidRPr="008231D4">
        <w:rPr>
          <w:rFonts w:eastAsia="Arial" w:cs="Arial"/>
        </w:rPr>
        <w:t>significantly deranging vascular function leading to pain</w:t>
      </w:r>
      <w:r w:rsidR="002A20A2" w:rsidRPr="008231D4">
        <w:rPr>
          <w:rFonts w:eastAsia="Arial" w:cs="Arial"/>
        </w:rPr>
        <w:fldChar w:fldCharType="begin"/>
      </w:r>
      <w:r w:rsidR="007B287D" w:rsidRPr="008231D4">
        <w:rPr>
          <w:rFonts w:eastAsia="Arial" w:cs="Arial"/>
        </w:rPr>
        <w:instrText xml:space="preserve"> ADDIN ZOTERO_ITEM CSL_CITATION {"citationID":"WFPxyFAN","properties":{"unsorted":false,"formattedCitation":"\\super 13,14\\nosupersub{}","plainCitation":"13,14","noteIndex":0},"citationItems":[{"id":2920,"uris":["http://zotero.org/users/13639132/items/CWJH6DVG"],"itemData":{"id":2920,"type":"article-journal","container-title":"Neurology","DOI":"10.1212/WNL.0000000000005622","ISSN":"0028-3878, 1526-632X","issue":"22","journalAbbreviation":"Neurology","language":"en","source":"DOI.org (Crossref)","title":"Visual stimulation leads to activation of the nociceptive trigeminal nucleus in chronic migraine","URL":"https://www.neurology.org/doi/10.1212/WNL.0000000000005622","volume":"90","author":[{"family":"Schulte","given":"Laura H."},{"family":"Allers","given":"Angie"},{"family":"May","given":"Arne"}],"accessed":{"date-parts":[["2024",3,21]]},"issued":{"date-parts":[["2018",5,29]]}}},{"id":4,"uris":["http://zotero.org/users/13639132/items/WEVMAERP"],"itemData":{"id":4,"type":"article-journal","abstract":"Abstract\n            \n              Background\n              Photic sneeze syndrome (PSS) is a condition that causes sneezing when the eye is exposed to sudden bright light. Because alterations in the parasympathetic and trigeminal nerve systems have been implicated in PSS, and such systems are involved in migraine and stress</w:instrText>
      </w:r>
      <w:r w:rsidR="007B287D" w:rsidRPr="008231D4">
        <w:rPr>
          <w:rFonts w:ascii="Cambria Math" w:eastAsia="Arial" w:hAnsi="Cambria Math" w:cs="Cambria Math"/>
        </w:rPr>
        <w:instrText>‐</w:instrText>
      </w:r>
      <w:r w:rsidR="007B287D" w:rsidRPr="008231D4">
        <w:rPr>
          <w:rFonts w:eastAsia="Arial" w:cs="Arial"/>
        </w:rPr>
        <w:instrText>related disorders, we examined the possible associations of PSS with migraine and psychological distress.\n            \n            \n              Methods\n              The presence of PSS and migraine was examined in 11 840 participants from the general population using a self</w:instrText>
      </w:r>
      <w:r w:rsidR="007B287D" w:rsidRPr="008231D4">
        <w:rPr>
          <w:rFonts w:ascii="Cambria Math" w:eastAsia="Arial" w:hAnsi="Cambria Math" w:cs="Cambria Math"/>
        </w:rPr>
        <w:instrText>‐</w:instrText>
      </w:r>
      <w:r w:rsidR="007B287D" w:rsidRPr="008231D4">
        <w:rPr>
          <w:rFonts w:eastAsia="Arial" w:cs="Arial"/>
        </w:rPr>
        <w:instrText>report questionnaire. Psychological distress was assessed by the 6</w:instrText>
      </w:r>
      <w:r w:rsidR="007B287D" w:rsidRPr="008231D4">
        <w:rPr>
          <w:rFonts w:ascii="Cambria Math" w:eastAsia="Arial" w:hAnsi="Cambria Math" w:cs="Cambria Math"/>
        </w:rPr>
        <w:instrText>‐</w:instrText>
      </w:r>
      <w:r w:rsidR="007B287D" w:rsidRPr="008231D4">
        <w:rPr>
          <w:rFonts w:eastAsia="Arial" w:cs="Arial"/>
        </w:rPr>
        <w:instrText>item Kessler Psychological Distress Scale (K6).\n            \n            \n              Results\n              \n                The overall prevalence of PSS was 3.1%. Individuals with PSS were more likely to suffer from migraine (odds ratio = 1.97,\n                P\n                 = 2.18 × 10\n                –9\n                ), clinically relevant psychological distress (K6 score ≥ 5: odds ratio = 1.40,\n                P\n                 = 0.00143), and severe psychological distress (K6 score ≥ 13: odds ratio = 1.49,\n                P\n                 = 0.0486). Overall, K6 scores were significantly higher in those with PSS than in those without (\n                P\n                 = 0.000013). Analysis controlling for sex and the presence of migraine showed that PSS was associated with higher K6 scores irrespective of sex or the presence of migraine.\n              \n            \n            \n              Conclusions\n              The low prevalence of PSS identified in the present study may be due to the inadequate ability of the self</w:instrText>
      </w:r>
      <w:r w:rsidR="007B287D" w:rsidRPr="008231D4">
        <w:rPr>
          <w:rFonts w:ascii="Cambria Math" w:eastAsia="Arial" w:hAnsi="Cambria Math" w:cs="Cambria Math"/>
        </w:rPr>
        <w:instrText>‐</w:instrText>
      </w:r>
      <w:r w:rsidR="007B287D" w:rsidRPr="008231D4">
        <w:rPr>
          <w:rFonts w:eastAsia="Arial" w:cs="Arial"/>
        </w:rPr>
        <w:instrText>report questionnaire to identify PSS. Despite such limitation, the present study suggests that individuals with PSS are more likely to suffer from migraine and psychological distress than those without PSS. PSS may be a potential target for the research of migraine and stress</w:instrText>
      </w:r>
      <w:r w:rsidR="007B287D" w:rsidRPr="008231D4">
        <w:rPr>
          <w:rFonts w:ascii="Cambria Math" w:eastAsia="Arial" w:hAnsi="Cambria Math" w:cs="Cambria Math"/>
        </w:rPr>
        <w:instrText>‐</w:instrText>
      </w:r>
      <w:r w:rsidR="007B287D" w:rsidRPr="008231D4">
        <w:rPr>
          <w:rFonts w:eastAsia="Arial" w:cs="Arial"/>
        </w:rPr>
        <w:instrText xml:space="preserve">related disorders.","container-title":"Neuropsychopharmacology Reports","DOI":"10.1002/npr2.12067","ISSN":"2574-173X, 2574-173X","issue":"3","journalAbbreviation":"Neuropsychopharm Rep","language":"en","page":"217-222","source":"DOI.org (Crossref)","title":"Possible association between photic sneeze syndrome and migraine and psychological distress","volume":"39","author":[{"family":"Sasayama","given":"Daimei"},{"family":"Asano","given":"Shinya"},{"family":"Nogawa","given":"Shun"},{"family":"Takahashi","given":"Shoko"},{"family":"Saito","given":"Kenji"},{"family":"Kunugi","given":"Hiroshi"}],"issued":{"date-parts":[["2019",9]]}}}],"schema":"https://github.com/citation-style-language/schema/raw/master/csl-citation.json"} </w:instrText>
      </w:r>
      <w:r w:rsidR="002A20A2" w:rsidRPr="008231D4">
        <w:rPr>
          <w:rFonts w:eastAsia="Arial" w:cs="Arial"/>
        </w:rPr>
        <w:fldChar w:fldCharType="separate"/>
      </w:r>
      <w:r w:rsidR="007B287D" w:rsidRPr="008231D4">
        <w:rPr>
          <w:rFonts w:cs="Arial"/>
          <w:vertAlign w:val="superscript"/>
        </w:rPr>
        <w:t>13,14</w:t>
      </w:r>
      <w:r w:rsidR="002A20A2" w:rsidRPr="008231D4">
        <w:rPr>
          <w:rFonts w:eastAsia="Arial" w:cs="Arial"/>
        </w:rPr>
        <w:fldChar w:fldCharType="end"/>
      </w:r>
      <w:r w:rsidR="005D1774" w:rsidRPr="008231D4">
        <w:rPr>
          <w:rFonts w:eastAsia="Arial" w:cs="Arial"/>
        </w:rPr>
        <w:t>.</w:t>
      </w:r>
      <w:r w:rsidR="358238A9" w:rsidRPr="008231D4">
        <w:rPr>
          <w:rFonts w:eastAsia="Arial" w:cs="Arial"/>
        </w:rPr>
        <w:t xml:space="preserve"> </w:t>
      </w:r>
      <w:commentRangeStart w:id="13"/>
      <w:r w:rsidR="358238A9" w:rsidRPr="008231D4">
        <w:rPr>
          <w:rFonts w:eastAsia="Arial" w:cs="Arial"/>
        </w:rPr>
        <w:t xml:space="preserve">Rod monochromats do not have functional cones, </w:t>
      </w:r>
      <w:r w:rsidR="008340AB" w:rsidRPr="008231D4">
        <w:rPr>
          <w:rFonts w:eastAsia="Arial" w:cs="Arial"/>
        </w:rPr>
        <w:t xml:space="preserve">forcing their visual system to rely solely on rods, </w:t>
      </w:r>
      <w:r w:rsidR="358238A9" w:rsidRPr="008231D4">
        <w:rPr>
          <w:rFonts w:eastAsia="Arial" w:cs="Arial"/>
        </w:rPr>
        <w:t xml:space="preserve">which leads them to </w:t>
      </w:r>
      <w:r w:rsidR="00EB1172" w:rsidRPr="008231D4">
        <w:rPr>
          <w:rFonts w:eastAsia="Arial" w:cs="Arial"/>
        </w:rPr>
        <w:t xml:space="preserve">total </w:t>
      </w:r>
      <w:r w:rsidR="358238A9" w:rsidRPr="008231D4">
        <w:rPr>
          <w:rFonts w:eastAsia="Arial" w:cs="Arial"/>
        </w:rPr>
        <w:t>colour blindness and photophobia.</w:t>
      </w:r>
      <w:r w:rsidR="00EB1172" w:rsidRPr="008231D4">
        <w:rPr>
          <w:rFonts w:eastAsia="Arial" w:cs="Arial"/>
        </w:rPr>
        <w:t xml:space="preserve"> The latter occurs through rod saturation</w:t>
      </w:r>
      <w:r w:rsidR="358238A9" w:rsidRPr="008231D4">
        <w:rPr>
          <w:rFonts w:eastAsia="Arial" w:cs="Arial"/>
        </w:rPr>
        <w:t xml:space="preserve"> </w:t>
      </w:r>
      <w:r w:rsidR="00027A27" w:rsidRPr="008231D4">
        <w:rPr>
          <w:rFonts w:eastAsia="Arial" w:cs="Arial"/>
        </w:rPr>
        <w:t xml:space="preserve">and absent cone-mediated </w:t>
      </w:r>
      <w:r w:rsidR="002A5BF8" w:rsidRPr="008231D4">
        <w:rPr>
          <w:rFonts w:eastAsia="Arial" w:cs="Arial"/>
        </w:rPr>
        <w:t>adaptation</w:t>
      </w:r>
      <w:r w:rsidR="0085588E" w:rsidRPr="008231D4">
        <w:rPr>
          <w:rFonts w:eastAsia="Arial" w:cs="Arial"/>
        </w:rPr>
        <w:fldChar w:fldCharType="begin"/>
      </w:r>
      <w:r w:rsidR="00C77684" w:rsidRPr="008231D4">
        <w:rPr>
          <w:rFonts w:eastAsia="Arial" w:cs="Arial"/>
        </w:rPr>
        <w:instrText xml:space="preserve"> ADDIN ZOTERO_ITEM CSL_CITATION {"citationID":"WXgC8tVk","properties":{"unsorted":false,"formattedCitation":"\\super 15\\nosupersub{}","plainCitation":"15","noteIndex":0},"citationItems":[{"id":4137,"uris":["http://zotero.org/users/13639132/items/DFDSSFKD"],"itemData":{"id":4137,"type":"article-journal","abstract":"Abstract\n            Light exposure entrains the circadian clock through the intrinsically photosensitive retinal ganglion cells, which sense light in addition to the cone and rod photoreceptors. In congenital achromatopsia (prevalence 1:30–50 000), the cone system is non-functional, resulting in severe light avoidance and photophobia at daytime light levels. How this condition affects circadian and neuroendocrine responses to light is not known. In this case series of genetically confirmed congenital achromatopsia patients (n = 7; age 30–72 years; 6 women, 1 male), we examined survey-assessed sleep/circadian phenotype, self-reported visual function, sensitivity to light and use of spectral filters that modify chronic light exposure. In all but one patient, we measured rest-activity cycles using actigraphy over 3 weeks and measured the melatonin phase angle of entrainment using the dim-light melatonin onset. Owing to their light sensitivity, congenital achromatopsia patients used filters to reduce retinal illumination. Thus, congenital achromatopsia patients experienced severely attenuated light exposure. In aggregate, we found a tendency to a late chronotype. We found regular rest-activity patterns in all patients and normal phase angles of entrainment in participants with a measurable dim-light melatonin onset. Our results reveal that a functional cone system and exposure to daytime light intensities are not necessary for regular behavioural and hormonal entrainment, even when survey-assessed sleep and circadian phenotype indicated a tendency for a late chronotype and sleep problems in our congenital achromatopsia cohort.","container-title":"Brain Communications","DOI":"10.1093/braincomms/fcab159","ISSN":"2632-1297","issue":"3","language":"en","license":"http://creativecommons.org/licenses/by/4.0/","page":"fcab159","source":"DOI.org (Crossref)","title":"Sleep and circadian phenotype in people without cone-mediated vision: a case series of five &lt;i&gt;CNGB3&lt;/i&gt; and two &lt;i&gt;CNGA3&lt;/i&gt; patients","title-short":"Sleep and circadian phenotype in people without cone-mediated vision","volume":"3","author":[{"family":"Spitschan","given":"Manuel"},{"family":"Garbazza","given":"Corrado"},{"family":"Kohl","given":"Susanne"},{"family":"Cajochen","given":"Christian"}],"issued":{"date-parts":[["2021",7,1]]}}}],"schema":"https://github.com/citation-style-language/schema/raw/master/csl-citation.json"} </w:instrText>
      </w:r>
      <w:r w:rsidR="0085588E" w:rsidRPr="008231D4">
        <w:rPr>
          <w:rFonts w:eastAsia="Arial" w:cs="Arial"/>
        </w:rPr>
        <w:fldChar w:fldCharType="separate"/>
      </w:r>
      <w:r w:rsidR="00C77684" w:rsidRPr="008231D4">
        <w:rPr>
          <w:rFonts w:cs="Arial"/>
          <w:vertAlign w:val="superscript"/>
        </w:rPr>
        <w:t>15</w:t>
      </w:r>
      <w:r w:rsidR="0085588E" w:rsidRPr="008231D4">
        <w:rPr>
          <w:rFonts w:eastAsia="Arial" w:cs="Arial"/>
        </w:rPr>
        <w:fldChar w:fldCharType="end"/>
      </w:r>
      <w:r w:rsidR="002A5BF8" w:rsidRPr="008231D4">
        <w:rPr>
          <w:rFonts w:eastAsia="Arial" w:cs="Arial"/>
        </w:rPr>
        <w:t>.</w:t>
      </w:r>
      <w:commentRangeEnd w:id="13"/>
      <w:r w:rsidR="00D30C04" w:rsidRPr="008231D4">
        <w:rPr>
          <w:rStyle w:val="CommentReference"/>
          <w:rFonts w:eastAsia="Arial" w:cs="Arial"/>
          <w:sz w:val="24"/>
          <w:szCs w:val="24"/>
        </w:rPr>
        <w:commentReference w:id="13"/>
      </w:r>
      <w:r w:rsidR="00027A27" w:rsidRPr="008231D4">
        <w:rPr>
          <w:rFonts w:eastAsia="Arial" w:cs="Arial"/>
        </w:rPr>
        <w:t xml:space="preserve"> </w:t>
      </w:r>
      <w:r w:rsidR="008E62E3" w:rsidRPr="008231D4">
        <w:rPr>
          <w:rFonts w:eastAsia="Arial" w:cs="Arial"/>
        </w:rPr>
        <w:t xml:space="preserve">Another </w:t>
      </w:r>
      <w:r w:rsidR="001D2B19" w:rsidRPr="008231D4">
        <w:rPr>
          <w:rFonts w:eastAsia="Arial" w:cs="Arial"/>
        </w:rPr>
        <w:t xml:space="preserve">phenomenon of interest is </w:t>
      </w:r>
      <w:r w:rsidR="00A64BAD" w:rsidRPr="008231D4">
        <w:rPr>
          <w:rFonts w:eastAsia="Arial" w:cs="Arial"/>
        </w:rPr>
        <w:t>sneezing in response to bright light exposure, referred to as the photic sneeze reflex, photic sneeze syndrome, or</w:t>
      </w:r>
      <w:r w:rsidR="001D2B19" w:rsidRPr="008231D4">
        <w:rPr>
          <w:rFonts w:eastAsia="Arial" w:cs="Arial"/>
        </w:rPr>
        <w:t xml:space="preserve"> </w:t>
      </w:r>
      <w:r w:rsidR="008E4A51" w:rsidRPr="008231D4">
        <w:rPr>
          <w:rFonts w:eastAsia="Arial" w:cs="Arial"/>
        </w:rPr>
        <w:t xml:space="preserve">Autosomal Dominant Compelling </w:t>
      </w:r>
      <w:proofErr w:type="spellStart"/>
      <w:r w:rsidR="008E4A51" w:rsidRPr="008231D4">
        <w:rPr>
          <w:rFonts w:eastAsia="Arial" w:cs="Arial"/>
        </w:rPr>
        <w:t>Helioopthalmic</w:t>
      </w:r>
      <w:proofErr w:type="spellEnd"/>
      <w:r w:rsidR="008E4A51" w:rsidRPr="008231D4">
        <w:rPr>
          <w:rFonts w:eastAsia="Arial" w:cs="Arial"/>
        </w:rPr>
        <w:t xml:space="preserve"> Outburst (</w:t>
      </w:r>
      <w:r w:rsidR="001D2B19" w:rsidRPr="008231D4">
        <w:rPr>
          <w:rFonts w:eastAsia="Arial" w:cs="Arial"/>
        </w:rPr>
        <w:t>ACHOO</w:t>
      </w:r>
      <w:r w:rsidR="008E4A51" w:rsidRPr="008231D4">
        <w:rPr>
          <w:rFonts w:eastAsia="Arial" w:cs="Arial"/>
        </w:rPr>
        <w:t>)</w:t>
      </w:r>
      <w:r w:rsidR="001D2B19" w:rsidRPr="008231D4">
        <w:rPr>
          <w:rFonts w:eastAsia="Arial" w:cs="Arial"/>
        </w:rPr>
        <w:t xml:space="preserve"> syndrome</w:t>
      </w:r>
      <w:r w:rsidR="00A64BAD" w:rsidRPr="008231D4">
        <w:rPr>
          <w:rFonts w:eastAsia="Arial" w:cs="Arial"/>
        </w:rPr>
        <w:t>,</w:t>
      </w:r>
      <w:r w:rsidR="358238A9" w:rsidRPr="008231D4">
        <w:rPr>
          <w:rFonts w:eastAsia="Arial" w:cs="Arial"/>
        </w:rPr>
        <w:t xml:space="preserve"> </w:t>
      </w:r>
      <w:commentRangeStart w:id="14"/>
      <w:r w:rsidR="00F17C93" w:rsidRPr="008231D4">
        <w:rPr>
          <w:rFonts w:eastAsia="Arial" w:cs="Arial"/>
        </w:rPr>
        <w:t xml:space="preserve">reportedly </w:t>
      </w:r>
      <w:r w:rsidR="001D2B19" w:rsidRPr="008231D4">
        <w:rPr>
          <w:rFonts w:eastAsia="Arial" w:cs="Arial"/>
        </w:rPr>
        <w:t xml:space="preserve">affecting </w:t>
      </w:r>
      <w:r w:rsidR="00F17C93" w:rsidRPr="008231D4">
        <w:rPr>
          <w:rFonts w:eastAsia="Arial" w:cs="Arial"/>
        </w:rPr>
        <w:t xml:space="preserve">up to </w:t>
      </w:r>
      <w:r w:rsidR="358238A9" w:rsidRPr="008231D4">
        <w:rPr>
          <w:rFonts w:eastAsia="Arial" w:cs="Arial"/>
        </w:rPr>
        <w:t>20 to 30% of the population</w:t>
      </w:r>
      <w:commentRangeEnd w:id="14"/>
      <w:r w:rsidR="00092EC6" w:rsidRPr="008231D4">
        <w:rPr>
          <w:rStyle w:val="CommentReference"/>
          <w:rFonts w:eastAsia="Arial" w:cs="Arial"/>
          <w:sz w:val="24"/>
          <w:szCs w:val="24"/>
        </w:rPr>
        <w:commentReference w:id="14"/>
      </w:r>
      <w:r w:rsidR="00456C73">
        <w:rPr>
          <w:rFonts w:eastAsia="Arial" w:cs="Arial"/>
        </w:rPr>
        <w:fldChar w:fldCharType="begin"/>
      </w:r>
      <w:r w:rsidR="00373EFE">
        <w:rPr>
          <w:rFonts w:eastAsia="Arial" w:cs="Arial"/>
        </w:rPr>
        <w:instrText xml:space="preserve"> ADDIN ZOTERO_ITEM CSL_CITATION {"citationID":"ZeBSzf67","properties":{"unsorted":false,"formattedCitation":"\\super 16,17\\nosupersub{}","plainCitation":"16,17","noteIndex":0},"citationItems":[{"id":4172,"uris":["http://zotero.org/users/13639132/items/X5D2TNUJ"],"itemData":{"id":4172,"type":"article-journal","abstract":"Abstract\n            Photic sneeze reflex (PSR) is an interesting but yet mysterious phenotype featured by individuals’ response of sneezing in exposure to bright light. To uncover the underlying genetic markers (single nucleotide polymorphisms, SNPs), a genome-wide association study (GWAS) was conducted exclusively in a Chinese population of 3417 individuals (PSR prevalence at 25.6%), and reproducibly identified both a replicative rs10427255 on 2q22.3 and a novel locus of rs1032507 on 3p12.1 in various effect models (additive, as well as dominant and recessive). Minor alleles respectively contributed to increased or reduced risk for PSR with odds ratio (95% confidence interval) at 1.68 ([1.50, 1.88]) for rs10427255 and 0.65 ([0.58, 0.72]) for rs1032507. The two independent SNPs were intergenic, and collectively enhanced PSR classification by lifting the area-under-curve value in ROC curve to 0.657. Together with previous GWAS in other populations, the result substantiated the polygenic and non-ethnicity-specific nature behind the PSR phenotype.","container-title":"Scientific Reports","DOI":"10.1038/s41598-019-41551-0","ISSN":"2045-2322","issue":"1","journalAbbreviation":"Sci Rep","language":"en","page":"4993","source":"DOI.org (Crossref)","title":"A genome-wide association study on photic sneeze reflex in the Chinese population","volume":"9","author":[{"family":"Wang","given":"Mengqiao"},{"family":"Sun","given":"Xinghan"},{"family":"Shi","given":"Yang"},{"family":"Song","given":"Xiaojun"},{"family":"Mi","given":"Hao"}],"issued":{"date-parts":[["2019",3,21]]}}},{"id":952,"uris":["http://zotero.org/groups/4906431/items/UCG74MJH"],"itemData":{"id":952,"type":"article-journal","abstract":"Background: Exposure to bright light such as sunlight elicits a sneeze or prickling sensation in about one of every four individuals. This study presents the first scientific examination of this phenomenon, called ‘the photic sneeze reflex’.\nMethodology and Principal Findings: In the present experiment, ‘photic sneezers’ and controls were exposed to a standard checkerboard stimulus (block 1) and bright flashing lights (block 2) while their EEG (electro-encephalogram) was recorded. Remarkably, we found a generally enhanced excitability of the visual cortex (mainly in the cuneus) to visual stimuli in ‘photic sneezers’ compared with control subjects. In addition, a stronger prickling sensation in the nose of photic sneezers was found to be associated with activation in the insula and stronger activation in the secondary somatosensory cortex.\nConclusion: We propose that the photic sneeze phenomenon might be the consequence of higher sensitivity to visual stimuli in the visual cortex and of co-activation of somatosensory areas. The ‘photic sneeze reflex’ is therefore not a classical reflex that occurs only at a brainstem or spinal cord level but, in stark contrast to many theories, involves also specific cortical areas.","container-title":"PLoS ONE","DOI":"10.1371/journal.pone.0009208","ISSN":"1932-6203","issue":"2","journalAbbreviation":"PLoS ONE","language":"en","page":"e9208","source":"DOI.org (Crossref)","title":"When the Sun Prickles Your Nose: An EEG Study Identifying Neural Bases of Photic Sneezing","title-short":"When the Sun Prickles Your Nose","volume":"5","author":[{"family":"Langer","given":"Nicolas"},{"family":"Beeli","given":"Gian"},{"family":"Jäncke","given":"Lutz"}],"editor":[{"family":"Brembs","given":"Björn"}],"issued":{"date-parts":[["2010",2,15]]}}}],"schema":"https://github.com/citation-style-language/schema/raw/master/csl-citation.json"} </w:instrText>
      </w:r>
      <w:r w:rsidR="00456C73">
        <w:rPr>
          <w:rFonts w:eastAsia="Arial" w:cs="Arial"/>
        </w:rPr>
        <w:fldChar w:fldCharType="separate"/>
      </w:r>
      <w:r w:rsidR="00373EFE" w:rsidRPr="00373EFE">
        <w:rPr>
          <w:rFonts w:cs="Arial"/>
          <w:vertAlign w:val="superscript"/>
        </w:rPr>
        <w:t>16,17</w:t>
      </w:r>
      <w:r w:rsidR="00456C73">
        <w:rPr>
          <w:rFonts w:eastAsia="Arial" w:cs="Arial"/>
        </w:rPr>
        <w:fldChar w:fldCharType="end"/>
      </w:r>
      <w:r w:rsidR="358238A9" w:rsidRPr="008231D4">
        <w:rPr>
          <w:rFonts w:eastAsia="Arial" w:cs="Arial"/>
        </w:rPr>
        <w:t xml:space="preserve">. </w:t>
      </w:r>
      <w:r w:rsidR="006A30B6" w:rsidRPr="008231D4">
        <w:rPr>
          <w:rFonts w:eastAsia="Arial" w:cs="Arial"/>
        </w:rPr>
        <w:t>One</w:t>
      </w:r>
      <w:r w:rsidR="358238A9" w:rsidRPr="008231D4">
        <w:rPr>
          <w:rFonts w:eastAsia="Arial" w:cs="Arial"/>
        </w:rPr>
        <w:t xml:space="preserve"> hypothesis </w:t>
      </w:r>
      <w:r w:rsidR="006A30B6" w:rsidRPr="008231D4">
        <w:rPr>
          <w:rFonts w:eastAsia="Arial" w:cs="Arial"/>
        </w:rPr>
        <w:t xml:space="preserve">explaining its occurrence </w:t>
      </w:r>
      <w:r w:rsidR="358238A9" w:rsidRPr="008231D4">
        <w:rPr>
          <w:rFonts w:eastAsia="Arial" w:cs="Arial"/>
        </w:rPr>
        <w:t xml:space="preserve">is that the reflex involves a </w:t>
      </w:r>
      <w:r w:rsidR="00693303" w:rsidRPr="008231D4">
        <w:rPr>
          <w:rFonts w:eastAsia="Arial" w:cs="Arial"/>
        </w:rPr>
        <w:t>genetically determined</w:t>
      </w:r>
      <w:r w:rsidR="358238A9" w:rsidRPr="008231D4">
        <w:rPr>
          <w:rFonts w:eastAsia="Arial" w:cs="Arial"/>
        </w:rPr>
        <w:t xml:space="preserve"> crosstalk between the visual and trigeminal pathways</w:t>
      </w:r>
      <w:r w:rsidR="004B523B" w:rsidRPr="008231D4">
        <w:rPr>
          <w:rFonts w:eastAsia="Arial" w:cs="Arial"/>
        </w:rPr>
        <w:fldChar w:fldCharType="begin"/>
      </w:r>
      <w:r w:rsidR="00373EFE">
        <w:rPr>
          <w:rFonts w:eastAsia="Arial" w:cs="Arial"/>
        </w:rPr>
        <w:instrText xml:space="preserve"> ADDIN ZOTERO_ITEM CSL_CITATION {"citationID":"vjQPXzO1","properties":{"unsorted":false,"formattedCitation":"\\super 18,19\\nosupersub{}","plainCitation":"18,19","noteIndex":0},"citationItems":[{"id":948,"uris":["http://zotero.org/groups/4906431/items/LHXCBMA3"],"itemData":{"id":948,"type":"article-journal","container-title":"Neurology","DOI":"10.1212/WNL.14.5.483","ISSN":"0028-3878, 1526-632X","issue":"5","journalAbbreviation":"Neurology","language":"en","page":"483-483","source":"DOI.org (Crossref)","title":"Sneezing in response to light","volume":"14","author":[{"family":"Everett","given":"Henry C."}],"issued":{"date-parts":[["1964",5]]}}},{"id":4101,"uris":["http://zotero.org/users/13639132/items/CVYEHPZA"],"itemData":{"id":4101,"type":"article-journal","abstract":"Abstract\n            The photic sneeze reflex (PSR) is an involuntary sneezing response to bright light exposure, affecting approximately 25% of the population. Despite its long history in scientific literature, the underlying mechanisms remain unclear. Several theories, including optic-trigeminal summation, parasympathetic hypersensitivity, and parasympathetic generalization, have been proposed, but none have been conclusively validated. Reproducing the PSR reliably in a laboratory setting is crucial for understanding its neural underpinnings, yet the specific light parameters that trigger PSR are not well-defined. This mini-review aims to consolidate current knowledge on the light stimulus parameters (intensity, spectral composition, wavelength, duration, timing, spatial configuration) that elicit the PSR. A comprehensive literature search was conducted using MEDLINE (PubMed), Google Scholar, Google Books, and Google, employing terms related to photic sneezing in multiple languages. Articles from 2020 to 2024 were screened, resulting in 167 records, with seven studies focusing on stimulus parameters included in this review. The reviewed studies, including four case reports and three laboratory experiments, consistently support that bright light can induce sneezing in susceptible individuals. However, there is significant variability in the methodologies and outcomes, limiting comparability and indicating a need for systematic investigation. No study has yet examined the parametric relationship between light parameters and the PSR. The heterogeneity of methods and findings in the existing literature highlights the lack of standardized research on the specific light parameters that trigger the PSR. This review underscores the need for controlled experiments to clarify these relationships and improve our understanding of the underlying neural mechanisms. Existing research on photic sneezing stimulus parameters is fragmented and lacks systematic approaches. Future studies should focus on standardized, parametric investigations to elucidate the light-sensitive mechanisms of the PSR.","container-title":"Experimental Brain Research","DOI":"10.1007/s00221-024-06988-4","ISSN":"0014-4819, 1432-1106","issue":"2","journalAbbreviation":"Exp Brain Res","language":"en","page":"56","source":"DOI.org (Crossref)","title":"Stimulus conditions eliciting sneezing in response to bright light","volume":"243","author":[{"family":"Trinkl","given":"Josef"},{"family":"Bickerstaff","given":"Lucien"},{"family":"Munkwitz","given":"Stephan"},{"family":"Spitschan","given":"Manuel"}],"issued":{"date-parts":[["2025",2]]}}}],"schema":"https://github.com/citation-style-language/schema/raw/master/csl-citation.json"} </w:instrText>
      </w:r>
      <w:r w:rsidR="004B523B" w:rsidRPr="008231D4">
        <w:rPr>
          <w:rFonts w:eastAsia="Arial" w:cs="Arial"/>
        </w:rPr>
        <w:fldChar w:fldCharType="separate"/>
      </w:r>
      <w:r w:rsidR="00373EFE" w:rsidRPr="00373EFE">
        <w:rPr>
          <w:rFonts w:cs="Arial"/>
          <w:vertAlign w:val="superscript"/>
        </w:rPr>
        <w:t>18,19</w:t>
      </w:r>
      <w:r w:rsidR="004B523B" w:rsidRPr="008231D4">
        <w:rPr>
          <w:rFonts w:eastAsia="Arial" w:cs="Arial"/>
        </w:rPr>
        <w:fldChar w:fldCharType="end"/>
      </w:r>
      <w:r w:rsidR="009A0EF0" w:rsidRPr="008231D4">
        <w:rPr>
          <w:rFonts w:eastAsia="Arial" w:cs="Arial"/>
        </w:rPr>
        <w:t>,</w:t>
      </w:r>
      <w:r w:rsidR="00D529E3" w:rsidRPr="008231D4">
        <w:rPr>
          <w:rFonts w:eastAsia="Arial" w:cs="Arial"/>
        </w:rPr>
        <w:t xml:space="preserve"> </w:t>
      </w:r>
      <w:r w:rsidR="00161F49" w:rsidRPr="008231D4">
        <w:rPr>
          <w:rFonts w:eastAsia="Arial" w:cs="Arial"/>
        </w:rPr>
        <w:t>and p</w:t>
      </w:r>
      <w:r w:rsidR="358238A9" w:rsidRPr="008231D4">
        <w:rPr>
          <w:rFonts w:eastAsia="Arial" w:cs="Arial"/>
        </w:rPr>
        <w:t xml:space="preserve">hotic </w:t>
      </w:r>
      <w:proofErr w:type="spellStart"/>
      <w:r w:rsidR="358238A9" w:rsidRPr="008231D4">
        <w:rPr>
          <w:rFonts w:eastAsia="Arial" w:cs="Arial"/>
        </w:rPr>
        <w:t>sneezers</w:t>
      </w:r>
      <w:proofErr w:type="spellEnd"/>
      <w:r w:rsidR="358238A9" w:rsidRPr="008231D4">
        <w:rPr>
          <w:rFonts w:eastAsia="Arial" w:cs="Arial"/>
        </w:rPr>
        <w:t xml:space="preserve"> are also </w:t>
      </w:r>
      <w:r w:rsidR="006A30B6" w:rsidRPr="008231D4">
        <w:rPr>
          <w:rFonts w:eastAsia="Arial" w:cs="Arial"/>
        </w:rPr>
        <w:t xml:space="preserve">interestingly </w:t>
      </w:r>
      <w:r w:rsidR="358238A9" w:rsidRPr="008231D4">
        <w:rPr>
          <w:rFonts w:eastAsia="Arial" w:cs="Arial"/>
        </w:rPr>
        <w:t>more susceptible to suffer from migraine</w:t>
      </w:r>
      <w:r w:rsidR="00174046" w:rsidRPr="008231D4">
        <w:rPr>
          <w:rFonts w:eastAsia="Arial" w:cs="Arial"/>
        </w:rPr>
        <w:t>,</w:t>
      </w:r>
      <w:r w:rsidR="00C0117B" w:rsidRPr="008231D4">
        <w:rPr>
          <w:rFonts w:eastAsia="Arial" w:cs="Arial"/>
        </w:rPr>
        <w:t xml:space="preserve"> suggesting potential mechanistic similarities</w:t>
      </w:r>
      <w:r w:rsidR="358238A9" w:rsidRPr="008231D4">
        <w:rPr>
          <w:rFonts w:eastAsia="Arial" w:cs="Arial"/>
        </w:rPr>
        <w:t xml:space="preserve"> </w:t>
      </w:r>
      <w:r w:rsidR="00C0117B" w:rsidRPr="008231D4">
        <w:rPr>
          <w:rFonts w:eastAsia="Arial" w:cs="Arial"/>
        </w:rPr>
        <w:t>between the two</w:t>
      </w:r>
      <w:r w:rsidR="00AC3878" w:rsidRPr="008231D4">
        <w:rPr>
          <w:rFonts w:eastAsia="Arial" w:cs="Arial"/>
        </w:rPr>
        <w:t xml:space="preserve"> conditions</w:t>
      </w:r>
      <w:r w:rsidR="0061759C" w:rsidRPr="008231D4">
        <w:rPr>
          <w:rFonts w:eastAsia="Arial" w:cs="Arial"/>
        </w:rPr>
        <w:fldChar w:fldCharType="begin"/>
      </w:r>
      <w:r w:rsidR="0061759C" w:rsidRPr="008231D4">
        <w:rPr>
          <w:rFonts w:eastAsia="Arial" w:cs="Arial"/>
        </w:rPr>
        <w:instrText xml:space="preserve"> ADDIN ZOTERO_ITEM CSL_CITATION {"citationID":"EsWLGqXK","properties":{"unsorted":false,"formattedCitation":"\\super 14\\nosupersub{}","plainCitation":"14","noteIndex":0},"citationItems":[{"id":4,"uris":["http://zotero.org/users/13639132/items/WEVMAERP"],"itemData":{"id":4,"type":"article-journal","abstract":"Abstract\n            \n              Background\n              Photic sneeze syndrome (PSS) is a condition that causes sneezing when the eye is exposed to sudden bright light. Because alterations in the parasympathetic and trigeminal nerve systems have been implicated in PSS, and such systems are involved in migraine and stress</w:instrText>
      </w:r>
      <w:r w:rsidR="0061759C" w:rsidRPr="008231D4">
        <w:rPr>
          <w:rFonts w:ascii="Cambria Math" w:eastAsia="Arial" w:hAnsi="Cambria Math" w:cs="Cambria Math"/>
        </w:rPr>
        <w:instrText>‐</w:instrText>
      </w:r>
      <w:r w:rsidR="0061759C" w:rsidRPr="008231D4">
        <w:rPr>
          <w:rFonts w:eastAsia="Arial" w:cs="Arial"/>
        </w:rPr>
        <w:instrText>related disorders, we examined the possible associations of PSS with migraine and psychological distress.\n            \n            \n              Methods\n              The presence of PSS and migraine was examined in 11 840 participants from the general population using a self</w:instrText>
      </w:r>
      <w:r w:rsidR="0061759C" w:rsidRPr="008231D4">
        <w:rPr>
          <w:rFonts w:ascii="Cambria Math" w:eastAsia="Arial" w:hAnsi="Cambria Math" w:cs="Cambria Math"/>
        </w:rPr>
        <w:instrText>‐</w:instrText>
      </w:r>
      <w:r w:rsidR="0061759C" w:rsidRPr="008231D4">
        <w:rPr>
          <w:rFonts w:eastAsia="Arial" w:cs="Arial"/>
        </w:rPr>
        <w:instrText>report questionnaire. Psychological distress was assessed by the 6</w:instrText>
      </w:r>
      <w:r w:rsidR="0061759C" w:rsidRPr="008231D4">
        <w:rPr>
          <w:rFonts w:ascii="Cambria Math" w:eastAsia="Arial" w:hAnsi="Cambria Math" w:cs="Cambria Math"/>
        </w:rPr>
        <w:instrText>‐</w:instrText>
      </w:r>
      <w:r w:rsidR="0061759C" w:rsidRPr="008231D4">
        <w:rPr>
          <w:rFonts w:eastAsia="Arial" w:cs="Arial"/>
        </w:rPr>
        <w:instrText>item Kessler Psychological Distress Scale (K6).\n            \n            \n              Results\n              \n                The overall prevalence of PSS was 3.1%. Individuals with PSS were more likely to suffer from migraine (odds ratio = 1.97,\n                P\n                 = 2.18 × 10\n                –9\n                ), clinically relevant psychological distress (K6 score ≥ 5: odds ratio = 1.40,\n                P\n                 = 0.00143), and severe psychological distress (K6 score ≥ 13: odds ratio = 1.49,\n                P\n                 = 0.0486). Overall, K6 scores were significantly higher in those with PSS than in those without (\n                P\n                 = 0.000013). Analysis controlling for sex and the presence of migraine showed that PSS was associated with higher K6 scores irrespective of sex or the presence of migraine.\n              \n            \n            \n              Conclusions\n              The low prevalence of PSS identified in the present study may be due to the inadequate ability of the self</w:instrText>
      </w:r>
      <w:r w:rsidR="0061759C" w:rsidRPr="008231D4">
        <w:rPr>
          <w:rFonts w:ascii="Cambria Math" w:eastAsia="Arial" w:hAnsi="Cambria Math" w:cs="Cambria Math"/>
        </w:rPr>
        <w:instrText>‐</w:instrText>
      </w:r>
      <w:r w:rsidR="0061759C" w:rsidRPr="008231D4">
        <w:rPr>
          <w:rFonts w:eastAsia="Arial" w:cs="Arial"/>
        </w:rPr>
        <w:instrText>report questionnaire to identify PSS. Despite such limitation, the present study suggests that individuals with PSS are more likely to suffer from migraine and psychological distress than those without PSS. PSS may be a potential target for the research of migraine and stress</w:instrText>
      </w:r>
      <w:r w:rsidR="0061759C" w:rsidRPr="008231D4">
        <w:rPr>
          <w:rFonts w:ascii="Cambria Math" w:eastAsia="Arial" w:hAnsi="Cambria Math" w:cs="Cambria Math"/>
        </w:rPr>
        <w:instrText>‐</w:instrText>
      </w:r>
      <w:r w:rsidR="0061759C" w:rsidRPr="008231D4">
        <w:rPr>
          <w:rFonts w:eastAsia="Arial" w:cs="Arial"/>
        </w:rPr>
        <w:instrText xml:space="preserve">related disorders.","container-title":"Neuropsychopharmacology Reports","DOI":"10.1002/npr2.12067","ISSN":"2574-173X, 2574-173X","issue":"3","journalAbbreviation":"Neuropsychopharm Rep","language":"en","page":"217-222","source":"DOI.org (Crossref)","title":"Possible association between photic sneeze syndrome and migraine and psychological distress","volume":"39","author":[{"family":"Sasayama","given":"Daimei"},{"family":"Asano","given":"Shinya"},{"family":"Nogawa","given":"Shun"},{"family":"Takahashi","given":"Shoko"},{"family":"Saito","given":"Kenji"},{"family":"Kunugi","given":"Hiroshi"}],"issued":{"date-parts":[["2019",9]]}}}],"schema":"https://github.com/citation-style-language/schema/raw/master/csl-citation.json"} </w:instrText>
      </w:r>
      <w:r w:rsidR="0061759C" w:rsidRPr="008231D4">
        <w:rPr>
          <w:rFonts w:eastAsia="Arial" w:cs="Arial"/>
        </w:rPr>
        <w:fldChar w:fldCharType="separate"/>
      </w:r>
      <w:r w:rsidR="0061759C" w:rsidRPr="008231D4">
        <w:rPr>
          <w:rFonts w:cs="Arial"/>
          <w:vertAlign w:val="superscript"/>
        </w:rPr>
        <w:t>14</w:t>
      </w:r>
      <w:r w:rsidR="0061759C" w:rsidRPr="008231D4">
        <w:rPr>
          <w:rFonts w:eastAsia="Arial" w:cs="Arial"/>
        </w:rPr>
        <w:fldChar w:fldCharType="end"/>
      </w:r>
      <w:r w:rsidR="358238A9" w:rsidRPr="008231D4">
        <w:rPr>
          <w:rFonts w:eastAsia="Arial" w:cs="Arial"/>
        </w:rPr>
        <w:t>.</w:t>
      </w:r>
    </w:p>
    <w:p w14:paraId="10DB3EBB" w14:textId="77777777" w:rsidR="00290617" w:rsidRPr="008231D4" w:rsidRDefault="00290617" w:rsidP="0094027F">
      <w:pPr>
        <w:spacing w:after="0"/>
        <w:jc w:val="both"/>
        <w:rPr>
          <w:rFonts w:eastAsia="Arial" w:cs="Arial"/>
        </w:rPr>
      </w:pPr>
    </w:p>
    <w:p w14:paraId="61C4F94C" w14:textId="3ED154CC" w:rsidR="001E7DDC" w:rsidRPr="008231D4" w:rsidRDefault="006B33C2" w:rsidP="003807FD">
      <w:pPr>
        <w:spacing w:after="0"/>
        <w:jc w:val="both"/>
        <w:rPr>
          <w:rFonts w:eastAsia="Arial" w:cs="Arial"/>
        </w:rPr>
      </w:pPr>
      <w:r w:rsidRPr="008231D4">
        <w:rPr>
          <w:rFonts w:eastAsia="Arial" w:cs="Arial"/>
        </w:rPr>
        <w:t>Light sensitivity itself is too broad to be defined or measured by one single outcome.</w:t>
      </w:r>
      <w:r w:rsidR="00CF725A" w:rsidRPr="008231D4">
        <w:rPr>
          <w:rFonts w:eastAsia="Arial" w:cs="Arial"/>
        </w:rPr>
        <w:t xml:space="preserve"> </w:t>
      </w:r>
      <w:r w:rsidR="00B349CB" w:rsidRPr="008231D4">
        <w:rPr>
          <w:rFonts w:eastAsia="Arial" w:cs="Arial"/>
        </w:rPr>
        <w:t>Visual discomfort</w:t>
      </w:r>
      <w:r w:rsidR="00290617" w:rsidRPr="008231D4">
        <w:rPr>
          <w:rFonts w:eastAsia="Arial" w:cs="Arial"/>
        </w:rPr>
        <w:t xml:space="preserve"> is most trivially assessed via explicit </w:t>
      </w:r>
      <w:r w:rsidR="00DA3FA6" w:rsidRPr="008231D4">
        <w:rPr>
          <w:rFonts w:eastAsia="Arial" w:cs="Arial"/>
        </w:rPr>
        <w:t xml:space="preserve">subjective </w:t>
      </w:r>
      <w:r w:rsidR="00290617" w:rsidRPr="008231D4">
        <w:rPr>
          <w:rFonts w:eastAsia="Arial" w:cs="Arial"/>
        </w:rPr>
        <w:t xml:space="preserve">self-report, </w:t>
      </w:r>
      <w:r w:rsidR="009B1314" w:rsidRPr="008231D4">
        <w:rPr>
          <w:rFonts w:eastAsia="Arial" w:cs="Arial"/>
        </w:rPr>
        <w:t>though</w:t>
      </w:r>
      <w:r w:rsidR="00290617" w:rsidRPr="008231D4">
        <w:rPr>
          <w:rFonts w:eastAsia="Arial" w:cs="Arial"/>
        </w:rPr>
        <w:t xml:space="preserve"> existing</w:t>
      </w:r>
      <w:r w:rsidR="00E837C7" w:rsidRPr="008231D4">
        <w:rPr>
          <w:rFonts w:eastAsia="Arial" w:cs="Arial"/>
        </w:rPr>
        <w:t xml:space="preserve"> </w:t>
      </w:r>
      <w:r w:rsidR="00290617" w:rsidRPr="008231D4">
        <w:rPr>
          <w:rFonts w:eastAsia="Arial" w:cs="Arial"/>
        </w:rPr>
        <w:t>methods in theory</w:t>
      </w:r>
      <w:r w:rsidR="00E837C7" w:rsidRPr="008231D4">
        <w:rPr>
          <w:rFonts w:eastAsia="Arial" w:cs="Arial"/>
        </w:rPr>
        <w:t xml:space="preserve"> </w:t>
      </w:r>
      <w:r w:rsidR="00290617" w:rsidRPr="008231D4">
        <w:rPr>
          <w:rFonts w:eastAsia="Arial" w:cs="Arial"/>
        </w:rPr>
        <w:t>allow to dig deeper into objective determinants of light sensitivit</w:t>
      </w:r>
      <w:r w:rsidR="000A78D4" w:rsidRPr="008231D4">
        <w:rPr>
          <w:rFonts w:eastAsia="Arial" w:cs="Arial"/>
        </w:rPr>
        <w:t>y</w:t>
      </w:r>
      <w:r w:rsidR="00290617" w:rsidRPr="008231D4">
        <w:rPr>
          <w:rFonts w:eastAsia="Arial" w:cs="Arial"/>
        </w:rPr>
        <w:t>.</w:t>
      </w:r>
      <w:r w:rsidR="00C53A87" w:rsidRPr="008231D4">
        <w:rPr>
          <w:rFonts w:eastAsia="Arial" w:cs="Arial"/>
        </w:rPr>
        <w:t xml:space="preserve"> A very common approach to measure light-mediated responses is pupillometry</w:t>
      </w:r>
      <w:r w:rsidR="00107CC9" w:rsidRPr="008231D4">
        <w:rPr>
          <w:rFonts w:eastAsia="Arial" w:cs="Arial"/>
        </w:rPr>
        <w:t xml:space="preserve">, </w:t>
      </w:r>
      <w:r w:rsidR="007B79A0" w:rsidRPr="008231D4">
        <w:rPr>
          <w:rFonts w:eastAsia="Arial" w:cs="Arial"/>
        </w:rPr>
        <w:t xml:space="preserve">which records the eye </w:t>
      </w:r>
      <w:r w:rsidR="00107CC9" w:rsidRPr="008231D4">
        <w:rPr>
          <w:rFonts w:eastAsia="Arial" w:cs="Arial"/>
        </w:rPr>
        <w:t xml:space="preserve">to capture pupil </w:t>
      </w:r>
      <w:r w:rsidR="00450E46" w:rsidRPr="008231D4">
        <w:rPr>
          <w:rFonts w:eastAsia="Arial" w:cs="Arial"/>
        </w:rPr>
        <w:t xml:space="preserve">size across time. Studies have also used </w:t>
      </w:r>
      <w:r w:rsidR="009B1314" w:rsidRPr="008231D4">
        <w:rPr>
          <w:rFonts w:eastAsia="Arial" w:cs="Arial"/>
        </w:rPr>
        <w:t xml:space="preserve">facial surface </w:t>
      </w:r>
      <w:r w:rsidR="00450E46" w:rsidRPr="008231D4">
        <w:rPr>
          <w:rFonts w:eastAsia="Arial" w:cs="Arial"/>
        </w:rPr>
        <w:t>electromyography</w:t>
      </w:r>
      <w:r w:rsidR="009B1314" w:rsidRPr="008231D4">
        <w:rPr>
          <w:rFonts w:eastAsia="Arial" w:cs="Arial"/>
        </w:rPr>
        <w:t xml:space="preserve"> (</w:t>
      </w:r>
      <w:proofErr w:type="spellStart"/>
      <w:r w:rsidR="009B1314" w:rsidRPr="008231D4">
        <w:rPr>
          <w:rFonts w:eastAsia="Arial" w:cs="Arial"/>
        </w:rPr>
        <w:t>sEMG</w:t>
      </w:r>
      <w:proofErr w:type="spellEnd"/>
      <w:r w:rsidR="009B1314" w:rsidRPr="008231D4">
        <w:rPr>
          <w:rFonts w:eastAsia="Arial" w:cs="Arial"/>
        </w:rPr>
        <w:t>)</w:t>
      </w:r>
      <w:r w:rsidR="00696C4E" w:rsidRPr="008231D4">
        <w:rPr>
          <w:rFonts w:eastAsia="Arial" w:cs="Arial"/>
        </w:rPr>
        <w:t>, most notably at the level of</w:t>
      </w:r>
      <w:r w:rsidR="007E0D7B" w:rsidRPr="008231D4">
        <w:rPr>
          <w:rFonts w:eastAsia="Arial" w:cs="Arial"/>
        </w:rPr>
        <w:t xml:space="preserve"> the orbicularis oculi muscle</w:t>
      </w:r>
      <w:r w:rsidR="00327D95" w:rsidRPr="008231D4">
        <w:rPr>
          <w:rFonts w:eastAsia="Arial" w:cs="Arial"/>
        </w:rPr>
        <w:t xml:space="preserve">, to capture </w:t>
      </w:r>
      <w:r w:rsidR="00D41455" w:rsidRPr="008231D4">
        <w:rPr>
          <w:rFonts w:eastAsia="Arial" w:cs="Arial"/>
        </w:rPr>
        <w:t xml:space="preserve">muscle </w:t>
      </w:r>
      <w:r w:rsidR="0028700E" w:rsidRPr="008231D4">
        <w:rPr>
          <w:rFonts w:eastAsia="Arial" w:cs="Arial"/>
        </w:rPr>
        <w:t xml:space="preserve">electrical </w:t>
      </w:r>
      <w:r w:rsidR="00D41455" w:rsidRPr="008231D4">
        <w:rPr>
          <w:rFonts w:eastAsia="Arial" w:cs="Arial"/>
        </w:rPr>
        <w:t xml:space="preserve">activity </w:t>
      </w:r>
      <w:r w:rsidR="005C2A79" w:rsidRPr="008231D4">
        <w:rPr>
          <w:rFonts w:eastAsia="Arial" w:cs="Arial"/>
        </w:rPr>
        <w:t>at</w:t>
      </w:r>
      <w:r w:rsidR="005C0FF4" w:rsidRPr="008231D4">
        <w:rPr>
          <w:rFonts w:eastAsia="Arial" w:cs="Arial"/>
        </w:rPr>
        <w:t xml:space="preserve"> </w:t>
      </w:r>
      <w:r w:rsidR="00D41455" w:rsidRPr="008231D4">
        <w:rPr>
          <w:rFonts w:eastAsia="Arial" w:cs="Arial"/>
        </w:rPr>
        <w:t xml:space="preserve">the eye level </w:t>
      </w:r>
      <w:r w:rsidR="0028700E" w:rsidRPr="008231D4">
        <w:rPr>
          <w:rFonts w:eastAsia="Arial" w:cs="Arial"/>
        </w:rPr>
        <w:t xml:space="preserve">– </w:t>
      </w:r>
      <w:r w:rsidR="00D41455" w:rsidRPr="008231D4">
        <w:rPr>
          <w:rFonts w:eastAsia="Arial" w:cs="Arial"/>
        </w:rPr>
        <w:t xml:space="preserve">indicative of </w:t>
      </w:r>
      <w:r w:rsidR="00327D95" w:rsidRPr="008231D4">
        <w:rPr>
          <w:rFonts w:eastAsia="Arial" w:cs="Arial"/>
        </w:rPr>
        <w:t>eye closure and blinking responses</w:t>
      </w:r>
      <w:r w:rsidR="00365256" w:rsidRPr="008231D4">
        <w:rPr>
          <w:rFonts w:eastAsia="Arial" w:cs="Arial"/>
        </w:rPr>
        <w:fldChar w:fldCharType="begin"/>
      </w:r>
      <w:r w:rsidR="00373EFE">
        <w:rPr>
          <w:rFonts w:eastAsia="Arial" w:cs="Arial"/>
        </w:rPr>
        <w:instrText xml:space="preserve"> ADDIN ZOTERO_ITEM CSL_CITATION {"citationID":"5BdY35Vo","properties":{"unsorted":false,"formattedCitation":"\\super 20\\nosupersub{}","plainCitation":"20","noteIndex":0},"citationItems":[{"id":2945,"uris":["http://zotero.org/users/13639132/items/USFVFUG7"],"itemData":{"id":2945,"type":"article-journal","container-title":"Neurology","DOI":"10.1212/WNL.0000000000012734","ISSN":"0028-3878,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K."}],"accessed":{"date-parts":[["2024",3,26]]},"issued":{"date-parts":[["2021",10,26]]}}}],"schema":"https://github.com/citation-style-language/schema/raw/master/csl-citation.json"} </w:instrText>
      </w:r>
      <w:r w:rsidR="00365256" w:rsidRPr="008231D4">
        <w:rPr>
          <w:rFonts w:eastAsia="Arial" w:cs="Arial"/>
        </w:rPr>
        <w:fldChar w:fldCharType="separate"/>
      </w:r>
      <w:r w:rsidR="00373EFE" w:rsidRPr="00373EFE">
        <w:rPr>
          <w:rFonts w:cs="Arial"/>
          <w:vertAlign w:val="superscript"/>
        </w:rPr>
        <w:t>20</w:t>
      </w:r>
      <w:r w:rsidR="00365256" w:rsidRPr="008231D4">
        <w:rPr>
          <w:rFonts w:eastAsia="Arial" w:cs="Arial"/>
        </w:rPr>
        <w:fldChar w:fldCharType="end"/>
      </w:r>
      <w:r w:rsidR="00327D95" w:rsidRPr="008231D4">
        <w:rPr>
          <w:rFonts w:eastAsia="Arial" w:cs="Arial"/>
        </w:rPr>
        <w:t>.</w:t>
      </w:r>
      <w:r w:rsidR="00F445DC" w:rsidRPr="008231D4">
        <w:rPr>
          <w:rFonts w:eastAsia="Arial" w:cs="Arial"/>
        </w:rPr>
        <w:t xml:space="preserve"> </w:t>
      </w:r>
    </w:p>
    <w:p w14:paraId="592B7A72" w14:textId="77777777" w:rsidR="001E7DDC" w:rsidRPr="008231D4" w:rsidRDefault="001E7DDC" w:rsidP="001E7DDC">
      <w:pPr>
        <w:spacing w:after="0"/>
        <w:ind w:firstLine="720"/>
        <w:jc w:val="both"/>
        <w:rPr>
          <w:rFonts w:eastAsia="Arial" w:cs="Arial"/>
        </w:rPr>
      </w:pPr>
    </w:p>
    <w:p w14:paraId="2D91B313" w14:textId="37528EFB" w:rsidR="64B114BB" w:rsidRPr="008231D4" w:rsidRDefault="00F445DC" w:rsidP="000C3B62">
      <w:pPr>
        <w:spacing w:after="0"/>
        <w:jc w:val="both"/>
        <w:rPr>
          <w:rFonts w:eastAsia="Arial" w:cs="Arial"/>
        </w:rPr>
      </w:pPr>
      <w:r w:rsidRPr="008231D4">
        <w:rPr>
          <w:rFonts w:eastAsia="Arial" w:cs="Arial"/>
        </w:rPr>
        <w:t xml:space="preserve">To our knowledge, no studies have </w:t>
      </w:r>
      <w:r w:rsidR="0063153F" w:rsidRPr="008231D4">
        <w:rPr>
          <w:rFonts w:eastAsia="Arial" w:cs="Arial"/>
        </w:rPr>
        <w:t>operationalised</w:t>
      </w:r>
      <w:r w:rsidRPr="008231D4">
        <w:rPr>
          <w:rFonts w:eastAsia="Arial" w:cs="Arial"/>
        </w:rPr>
        <w:t xml:space="preserve"> </w:t>
      </w:r>
      <w:r w:rsidR="0063153F" w:rsidRPr="008231D4">
        <w:rPr>
          <w:rFonts w:eastAsia="Arial" w:cs="Arial"/>
        </w:rPr>
        <w:t xml:space="preserve">light sensitivity and </w:t>
      </w:r>
      <w:r w:rsidRPr="008231D4">
        <w:rPr>
          <w:rFonts w:eastAsia="Arial" w:cs="Arial"/>
        </w:rPr>
        <w:t>visual discomfort using</w:t>
      </w:r>
      <w:r w:rsidR="00817C9F" w:rsidRPr="008231D4">
        <w:rPr>
          <w:rFonts w:eastAsia="Arial" w:cs="Arial"/>
        </w:rPr>
        <w:t xml:space="preserve"> simultaneous</w:t>
      </w:r>
      <w:r w:rsidRPr="008231D4">
        <w:rPr>
          <w:rFonts w:eastAsia="Arial" w:cs="Arial"/>
        </w:rPr>
        <w:t xml:space="preserve"> pupillometry, </w:t>
      </w:r>
      <w:proofErr w:type="spellStart"/>
      <w:r w:rsidR="005C2A79" w:rsidRPr="008231D4">
        <w:rPr>
          <w:rFonts w:eastAsia="Arial" w:cs="Arial"/>
        </w:rPr>
        <w:t>s</w:t>
      </w:r>
      <w:r w:rsidRPr="008231D4">
        <w:rPr>
          <w:rFonts w:eastAsia="Arial" w:cs="Arial"/>
        </w:rPr>
        <w:t>EMG</w:t>
      </w:r>
      <w:proofErr w:type="spellEnd"/>
      <w:r w:rsidRPr="008231D4">
        <w:rPr>
          <w:rFonts w:eastAsia="Arial" w:cs="Arial"/>
        </w:rPr>
        <w:t xml:space="preserve">, </w:t>
      </w:r>
      <w:r w:rsidR="00817C9F" w:rsidRPr="008231D4">
        <w:rPr>
          <w:rFonts w:eastAsia="Arial" w:cs="Arial"/>
        </w:rPr>
        <w:t>and self-reporting measurements</w:t>
      </w:r>
      <w:r w:rsidR="00BF6AA4" w:rsidRPr="008231D4">
        <w:rPr>
          <w:rFonts w:eastAsia="Arial" w:cs="Arial"/>
        </w:rPr>
        <w:t>, and we identify this as a research gap to fill.</w:t>
      </w:r>
      <w:r w:rsidR="009061DC" w:rsidRPr="008231D4">
        <w:rPr>
          <w:rFonts w:eastAsia="Arial" w:cs="Arial"/>
        </w:rPr>
        <w:t xml:space="preserve"> </w:t>
      </w:r>
      <w:r w:rsidR="60CBE882" w:rsidRPr="60CBE882">
        <w:rPr>
          <w:rFonts w:eastAsia="Arial" w:cs="Arial"/>
        </w:rPr>
        <w:t xml:space="preserve">In this </w:t>
      </w:r>
      <w:r w:rsidR="5055F068" w:rsidRPr="5055F068">
        <w:rPr>
          <w:rFonts w:eastAsia="Arial" w:cs="Arial"/>
        </w:rPr>
        <w:t xml:space="preserve">study </w:t>
      </w:r>
      <w:r w:rsidR="00F07778">
        <w:rPr>
          <w:rFonts w:eastAsia="Arial" w:cs="Arial"/>
        </w:rPr>
        <w:t>(</w:t>
      </w:r>
      <w:r w:rsidR="00F07778">
        <w:rPr>
          <w:rFonts w:eastAsia="Arial" w:cs="Arial"/>
        </w:rPr>
        <w:fldChar w:fldCharType="begin"/>
      </w:r>
      <w:r w:rsidR="00F07778">
        <w:rPr>
          <w:rFonts w:eastAsia="Arial" w:cs="Arial"/>
        </w:rPr>
        <w:instrText xml:space="preserve"> REF _Ref220943340 \h </w:instrText>
      </w:r>
      <w:r w:rsidR="00F07778">
        <w:rPr>
          <w:rFonts w:eastAsia="Arial" w:cs="Arial"/>
        </w:rPr>
      </w:r>
      <w:r w:rsidR="00F07778">
        <w:rPr>
          <w:rFonts w:eastAsia="Arial" w:cs="Arial"/>
        </w:rPr>
        <w:fldChar w:fldCharType="separate"/>
      </w:r>
      <w:r w:rsidR="00F07778" w:rsidRPr="009F2446">
        <w:t xml:space="preserve">Figure </w:t>
      </w:r>
      <w:r w:rsidR="00F07778">
        <w:rPr>
          <w:noProof/>
        </w:rPr>
        <w:t>1</w:t>
      </w:r>
      <w:r w:rsidR="00F07778">
        <w:rPr>
          <w:rFonts w:eastAsia="Arial" w:cs="Arial"/>
        </w:rPr>
        <w:fldChar w:fldCharType="end"/>
      </w:r>
      <w:r w:rsidR="00F07778">
        <w:rPr>
          <w:rFonts w:eastAsia="Arial" w:cs="Arial"/>
        </w:rPr>
        <w:t>)</w:t>
      </w:r>
      <w:r w:rsidR="5055F068" w:rsidRPr="5055F068">
        <w:rPr>
          <w:rFonts w:eastAsia="Arial" w:cs="Arial"/>
        </w:rPr>
        <w:t>, we</w:t>
      </w:r>
      <w:r w:rsidR="00F33BEA" w:rsidRPr="008231D4">
        <w:rPr>
          <w:rFonts w:eastAsia="Arial" w:cs="Arial"/>
        </w:rPr>
        <w:t xml:space="preserve"> will clarify t</w:t>
      </w:r>
      <w:r w:rsidR="006A30B6" w:rsidRPr="008231D4">
        <w:rPr>
          <w:rFonts w:eastAsia="Arial" w:cs="Arial"/>
        </w:rPr>
        <w:t xml:space="preserve">he specific neural pathways and mechanisms underlying some of these various aspects of light </w:t>
      </w:r>
      <w:r w:rsidR="006A30B6" w:rsidRPr="008231D4">
        <w:rPr>
          <w:rFonts w:eastAsia="Arial" w:cs="Arial"/>
        </w:rPr>
        <w:lastRenderedPageBreak/>
        <w:t xml:space="preserve">sensitivity </w:t>
      </w:r>
      <w:r w:rsidR="00F4771C" w:rsidRPr="008231D4">
        <w:rPr>
          <w:rFonts w:eastAsia="Arial" w:cs="Arial"/>
        </w:rPr>
        <w:t xml:space="preserve">and </w:t>
      </w:r>
      <w:r w:rsidR="006A30B6" w:rsidRPr="008231D4">
        <w:rPr>
          <w:rFonts w:eastAsia="Arial" w:cs="Arial"/>
        </w:rPr>
        <w:t xml:space="preserve">the contribution of each </w:t>
      </w:r>
      <w:commentRangeStart w:id="15"/>
      <w:r w:rsidR="006A30B6" w:rsidRPr="008231D4">
        <w:rPr>
          <w:rFonts w:eastAsia="Arial" w:cs="Arial"/>
        </w:rPr>
        <w:t>photoreceptor type (rods, cones and ipRGCs)</w:t>
      </w:r>
      <w:commentRangeEnd w:id="15"/>
      <w:r w:rsidR="0092497C" w:rsidRPr="008231D4">
        <w:rPr>
          <w:rStyle w:val="CommentReference"/>
          <w:rFonts w:eastAsia="Arial" w:cs="Arial"/>
          <w:sz w:val="24"/>
          <w:szCs w:val="24"/>
        </w:rPr>
        <w:commentReference w:id="15"/>
      </w:r>
      <w:r w:rsidR="009154ED" w:rsidRPr="008231D4">
        <w:rPr>
          <w:rFonts w:eastAsia="Arial" w:cs="Arial"/>
        </w:rPr>
        <w:t xml:space="preserve"> to these responses</w:t>
      </w:r>
      <w:r w:rsidR="00E3039F" w:rsidRPr="008231D4">
        <w:rPr>
          <w:rFonts w:eastAsia="Arial" w:cs="Arial"/>
        </w:rPr>
        <w:t xml:space="preserve"> by using a combination of objective and subjective proxies of light sensitivity and visual discomfort</w:t>
      </w:r>
      <w:r w:rsidR="00F63424" w:rsidRPr="008231D4">
        <w:rPr>
          <w:rFonts w:eastAsia="Arial" w:cs="Arial"/>
        </w:rPr>
        <w:t xml:space="preserve"> as a response to narrowband light of varying spectra</w:t>
      </w:r>
      <w:r w:rsidR="001A6465" w:rsidRPr="008231D4">
        <w:rPr>
          <w:rFonts w:eastAsia="Arial" w:cs="Arial"/>
        </w:rPr>
        <w:t xml:space="preserve"> in controlled, laboratory conditions</w:t>
      </w:r>
      <w:r w:rsidR="006A30B6" w:rsidRPr="008231D4">
        <w:rPr>
          <w:rFonts w:eastAsia="Arial" w:cs="Arial"/>
        </w:rPr>
        <w:t>.</w:t>
      </w:r>
    </w:p>
    <w:p w14:paraId="73E4A3A6" w14:textId="4F342225" w:rsidR="36157BFC" w:rsidRPr="008231D4" w:rsidRDefault="36157BFC" w:rsidP="000C3B62">
      <w:pPr>
        <w:jc w:val="both"/>
        <w:rPr>
          <w:rFonts w:eastAsia="Arial" w:cs="Arial"/>
        </w:rPr>
      </w:pPr>
    </w:p>
    <w:p w14:paraId="201DF1A2" w14:textId="5FBCC550" w:rsidR="15234D2E" w:rsidRPr="008231D4" w:rsidRDefault="15234D2E" w:rsidP="000C3B62">
      <w:pPr>
        <w:jc w:val="both"/>
        <w:rPr>
          <w:rFonts w:eastAsia="Arial" w:cs="Arial"/>
        </w:rPr>
      </w:pPr>
      <w:r w:rsidRPr="008231D4">
        <w:rPr>
          <w:rFonts w:eastAsia="Arial" w:cs="Arial"/>
        </w:rPr>
        <w:t>Our hypotheses are the following:</w:t>
      </w:r>
    </w:p>
    <w:p w14:paraId="7116346D" w14:textId="35BA830F" w:rsidR="15234D2E" w:rsidRPr="008231D4" w:rsidRDefault="7AD5B80A" w:rsidP="000C3B62">
      <w:pPr>
        <w:pStyle w:val="ListParagraph"/>
        <w:numPr>
          <w:ilvl w:val="0"/>
          <w:numId w:val="22"/>
        </w:numPr>
        <w:jc w:val="both"/>
        <w:rPr>
          <w:rFonts w:eastAsia="Arial" w:cs="Arial"/>
        </w:rPr>
      </w:pPr>
      <w:commentRangeStart w:id="16"/>
      <w:commentRangeStart w:id="17"/>
      <w:r w:rsidRPr="7AD5B80A">
        <w:rPr>
          <w:rFonts w:eastAsia="Arial" w:cs="Arial"/>
        </w:rPr>
        <w:t>Confirmatory CH</w:t>
      </w:r>
      <w:r w:rsidRPr="7AD5B80A">
        <w:rPr>
          <w:rFonts w:eastAsia="Arial" w:cs="Arial"/>
          <w:vertAlign w:val="subscript"/>
        </w:rPr>
        <w:t>1</w:t>
      </w:r>
      <w:r w:rsidRPr="7AD5B80A">
        <w:rPr>
          <w:rFonts w:eastAsia="Arial" w:cs="Arial"/>
        </w:rPr>
        <w:t>: We hypothesi</w:t>
      </w:r>
      <w:ins w:id="18" w:author="Gastbenutzer" w:date="2026-02-03T17:15:00Z" w16du:dateUtc="2026-02-03T17:15:54Z">
        <w:r w:rsidRPr="7AD5B80A">
          <w:rPr>
            <w:rFonts w:eastAsia="Arial" w:cs="Arial"/>
          </w:rPr>
          <w:t>s</w:t>
        </w:r>
      </w:ins>
      <w:del w:id="19" w:author="Gastbenutzer" w:date="2026-02-03T17:15:00Z" w16du:dateUtc="2026-02-03T17:15:54Z">
        <w:r w:rsidR="15234D2E" w:rsidRPr="7AD5B80A" w:rsidDel="7AD5B80A">
          <w:rPr>
            <w:rFonts w:eastAsia="Arial" w:cs="Arial"/>
          </w:rPr>
          <w:delText>z</w:delText>
        </w:r>
      </w:del>
      <w:r w:rsidRPr="7AD5B80A">
        <w:rPr>
          <w:rFonts w:eastAsia="Arial" w:cs="Arial"/>
        </w:rPr>
        <w:t>e that the spectral sensitivity of light-adapted pupillary responses</w:t>
      </w:r>
      <w:r>
        <w:t>, i.e. pupillary</w:t>
      </w:r>
      <w:r w:rsidRPr="7AD5B80A">
        <w:rPr>
          <w:rFonts w:eastAsia="Arial" w:cs="Arial"/>
        </w:rPr>
        <w:t xml:space="preserve"> light reflex </w:t>
      </w:r>
      <w:r>
        <w:t xml:space="preserve">(PLR) and post-illumination pupil response (PIPR), </w:t>
      </w:r>
      <w:r w:rsidRPr="7AD5B80A">
        <w:rPr>
          <w:rFonts w:eastAsia="Arial" w:cs="Arial"/>
        </w:rPr>
        <w:t>is best fit by melanopsin.</w:t>
      </w:r>
    </w:p>
    <w:p w14:paraId="4D7A7A88" w14:textId="6494D247" w:rsidR="15234D2E" w:rsidRPr="008231D4" w:rsidRDefault="7AD5B80A" w:rsidP="000C3B62">
      <w:pPr>
        <w:pStyle w:val="ListParagraph"/>
        <w:numPr>
          <w:ilvl w:val="0"/>
          <w:numId w:val="22"/>
        </w:numPr>
        <w:jc w:val="both"/>
        <w:rPr>
          <w:rFonts w:eastAsia="Arial" w:cs="Arial"/>
        </w:rPr>
      </w:pPr>
      <w:r w:rsidRPr="7AD5B80A">
        <w:rPr>
          <w:rFonts w:eastAsia="Arial" w:cs="Arial"/>
        </w:rPr>
        <w:t>Confirmatory CH</w:t>
      </w:r>
      <w:r w:rsidRPr="7AD5B80A">
        <w:rPr>
          <w:rFonts w:eastAsia="Arial" w:cs="Arial"/>
          <w:vertAlign w:val="subscript"/>
        </w:rPr>
        <w:t>2</w:t>
      </w:r>
      <w:r w:rsidRPr="7AD5B80A">
        <w:rPr>
          <w:rFonts w:eastAsia="Arial" w:cs="Arial"/>
        </w:rPr>
        <w:t>: We hypothesi</w:t>
      </w:r>
      <w:ins w:id="20" w:author="Gastbenutzer" w:date="2026-02-03T17:15:00Z" w16du:dateUtc="2026-02-03T17:15:59Z">
        <w:r w:rsidRPr="7AD5B80A">
          <w:rPr>
            <w:rFonts w:eastAsia="Arial" w:cs="Arial"/>
          </w:rPr>
          <w:t>s</w:t>
        </w:r>
      </w:ins>
      <w:del w:id="21" w:author="Gastbenutzer" w:date="2026-02-03T17:15:00Z" w16du:dateUtc="2026-02-03T17:15:59Z">
        <w:r w:rsidR="15234D2E" w:rsidRPr="7AD5B80A" w:rsidDel="7AD5B80A">
          <w:rPr>
            <w:rFonts w:eastAsia="Arial" w:cs="Arial"/>
          </w:rPr>
          <w:delText>z</w:delText>
        </w:r>
      </w:del>
      <w:r w:rsidRPr="7AD5B80A">
        <w:rPr>
          <w:rFonts w:eastAsia="Arial" w:cs="Arial"/>
        </w:rPr>
        <w:t>e that the spectral sensitivity of EMG-measured squint is best fit by melanopsin.</w:t>
      </w:r>
    </w:p>
    <w:p w14:paraId="026D11EF" w14:textId="360A8AA3" w:rsidR="15234D2E" w:rsidRPr="008231D4" w:rsidRDefault="7AD5B80A" w:rsidP="000C3B62">
      <w:pPr>
        <w:pStyle w:val="ListParagraph"/>
        <w:numPr>
          <w:ilvl w:val="0"/>
          <w:numId w:val="22"/>
        </w:numPr>
        <w:jc w:val="both"/>
        <w:rPr>
          <w:rFonts w:eastAsia="Arial" w:cs="Arial"/>
        </w:rPr>
      </w:pPr>
      <w:r w:rsidRPr="7AD5B80A">
        <w:rPr>
          <w:rFonts w:eastAsia="Arial" w:cs="Arial"/>
        </w:rPr>
        <w:t>Exploratory EH</w:t>
      </w:r>
      <w:r w:rsidRPr="7AD5B80A">
        <w:rPr>
          <w:rFonts w:eastAsia="Arial" w:cs="Arial"/>
          <w:vertAlign w:val="subscript"/>
        </w:rPr>
        <w:t>1</w:t>
      </w:r>
      <w:r w:rsidRPr="7AD5B80A">
        <w:rPr>
          <w:rFonts w:eastAsia="Arial" w:cs="Arial"/>
        </w:rPr>
        <w:t>: We hypothesi</w:t>
      </w:r>
      <w:ins w:id="22" w:author="Gastbenutzer" w:date="2026-02-03T17:16:00Z" w16du:dateUtc="2026-02-03T17:16:02Z">
        <w:r w:rsidRPr="7AD5B80A">
          <w:rPr>
            <w:rFonts w:eastAsia="Arial" w:cs="Arial"/>
          </w:rPr>
          <w:t>s</w:t>
        </w:r>
      </w:ins>
      <w:del w:id="23" w:author="Gastbenutzer" w:date="2026-02-03T17:16:00Z" w16du:dateUtc="2026-02-03T17:16:02Z">
        <w:r w:rsidR="15234D2E" w:rsidRPr="7AD5B80A" w:rsidDel="7AD5B80A">
          <w:rPr>
            <w:rFonts w:eastAsia="Arial" w:cs="Arial"/>
          </w:rPr>
          <w:delText>z</w:delText>
        </w:r>
      </w:del>
      <w:r w:rsidRPr="7AD5B80A">
        <w:rPr>
          <w:rFonts w:eastAsia="Arial" w:cs="Arial"/>
        </w:rPr>
        <w:t>e that the spectral sensitivity of scale-measured visual discomfort is best fit by melanopsin.</w:t>
      </w:r>
    </w:p>
    <w:p w14:paraId="03EF3298" w14:textId="1A294E36" w:rsidR="36157BFC" w:rsidRPr="00F07778" w:rsidRDefault="7AD5B80A" w:rsidP="000C3B62">
      <w:pPr>
        <w:pStyle w:val="ListParagraph"/>
        <w:numPr>
          <w:ilvl w:val="0"/>
          <w:numId w:val="22"/>
        </w:numPr>
        <w:jc w:val="both"/>
        <w:rPr>
          <w:rFonts w:eastAsia="Arial" w:cs="Arial"/>
        </w:rPr>
      </w:pPr>
      <w:r w:rsidRPr="7AD5B80A">
        <w:rPr>
          <w:rFonts w:eastAsia="Arial" w:cs="Arial"/>
        </w:rPr>
        <w:t>Exploratory EH</w:t>
      </w:r>
      <w:r w:rsidRPr="7AD5B80A">
        <w:rPr>
          <w:rFonts w:eastAsia="Arial" w:cs="Arial"/>
          <w:vertAlign w:val="subscript"/>
        </w:rPr>
        <w:t>2</w:t>
      </w:r>
      <w:r w:rsidRPr="7AD5B80A">
        <w:rPr>
          <w:rFonts w:eastAsia="Arial" w:cs="Arial"/>
        </w:rPr>
        <w:t>: We hypothesi</w:t>
      </w:r>
      <w:ins w:id="24" w:author="Gastbenutzer" w:date="2026-02-03T17:16:00Z" w16du:dateUtc="2026-02-03T17:16:06Z">
        <w:r w:rsidRPr="7AD5B80A">
          <w:rPr>
            <w:rFonts w:eastAsia="Arial" w:cs="Arial"/>
          </w:rPr>
          <w:t>s</w:t>
        </w:r>
      </w:ins>
      <w:del w:id="25" w:author="Gastbenutzer" w:date="2026-02-03T17:16:00Z" w16du:dateUtc="2026-02-03T17:16:06Z">
        <w:r w:rsidR="15234D2E" w:rsidRPr="7AD5B80A" w:rsidDel="7AD5B80A">
          <w:rPr>
            <w:rFonts w:eastAsia="Arial" w:cs="Arial"/>
          </w:rPr>
          <w:delText>z</w:delText>
        </w:r>
      </w:del>
      <w:r w:rsidRPr="7AD5B80A">
        <w:rPr>
          <w:rFonts w:eastAsia="Arial" w:cs="Arial"/>
        </w:rPr>
        <w:t>e that the spectral sensitivity of scale-measured facial sensations is best fit by melanopsin.</w:t>
      </w:r>
      <w:commentRangeEnd w:id="16"/>
      <w:r w:rsidR="15234D2E" w:rsidRPr="00F07778">
        <w:rPr>
          <w:rStyle w:val="CommentReference"/>
          <w:rFonts w:eastAsia="Arial" w:cs="Arial"/>
          <w:sz w:val="24"/>
          <w:szCs w:val="24"/>
        </w:rPr>
        <w:commentReference w:id="16"/>
      </w:r>
      <w:commentRangeEnd w:id="17"/>
      <w:r w:rsidR="00F0787A" w:rsidRPr="00F07778">
        <w:rPr>
          <w:rStyle w:val="CommentReference"/>
          <w:rFonts w:eastAsia="Arial" w:cs="Arial"/>
          <w:sz w:val="24"/>
          <w:szCs w:val="24"/>
        </w:rPr>
        <w:commentReference w:id="17"/>
      </w:r>
    </w:p>
    <w:p w14:paraId="0553EDA5" w14:textId="77777777" w:rsidR="00825D11" w:rsidRDefault="00825D11" w:rsidP="000C3B62">
      <w:pPr>
        <w:jc w:val="both"/>
        <w:rPr>
          <w:ins w:id="26" w:author="Lucien Bickerstaff" w:date="2026-02-06T12:03:00Z" w16du:dateUtc="2026-02-06T11:03:00Z"/>
        </w:rPr>
      </w:pPr>
    </w:p>
    <w:p w14:paraId="33BCCD0A" w14:textId="302CE3FD" w:rsidR="00945BB1" w:rsidRPr="008231D4" w:rsidRDefault="00945BB1" w:rsidP="000C3B62">
      <w:pPr>
        <w:jc w:val="both"/>
      </w:pPr>
      <w:ins w:id="27" w:author="Lucien Bickerstaff" w:date="2026-02-06T12:03:00Z" w16du:dateUtc="2026-02-06T11:03:00Z">
        <w:r>
          <w:t xml:space="preserve">A note on </w:t>
        </w:r>
        <w:r w:rsidR="00C87FA6">
          <w:t xml:space="preserve">terminology: </w:t>
        </w:r>
      </w:ins>
      <w:ins w:id="28" w:author="Lucien Bickerstaff" w:date="2026-02-06T12:04:00Z" w16du:dateUtc="2026-02-06T11:04:00Z">
        <w:r w:rsidR="00C87FA6">
          <w:t xml:space="preserve">there is an </w:t>
        </w:r>
        <w:r w:rsidR="00B74813">
          <w:t xml:space="preserve">important distinction </w:t>
        </w:r>
        <w:r w:rsidR="00B74813" w:rsidRPr="00B74813">
          <w:t>between the spectral sensitivity of melanopsin as an opsin measured in isolation</w:t>
        </w:r>
      </w:ins>
      <w:ins w:id="29" w:author="Lucien Bickerstaff" w:date="2026-02-06T12:06:00Z" w16du:dateUtc="2026-02-06T11:06:00Z">
        <w:r w:rsidR="000C3B62">
          <w:t>,</w:t>
        </w:r>
      </w:ins>
      <w:ins w:id="30" w:author="Lucien Bickerstaff" w:date="2026-02-06T12:04:00Z" w16du:dateUtc="2026-02-06T11:04:00Z">
        <w:r w:rsidR="00B74813" w:rsidRPr="00B74813">
          <w:t xml:space="preserve"> and the melanopic sensitivity of ipRGCs as defined for a reference observer</w:t>
        </w:r>
      </w:ins>
      <w:r w:rsidR="00882151">
        <w:fldChar w:fldCharType="begin"/>
      </w:r>
      <w:r w:rsidR="00882151">
        <w:instrText xml:space="preserve"> ADDIN ZOTERO_ITEM CSL_CITATION {"citationID":"4BVGkiP4","properties":{"unsorted":false,"formattedCitation":"\\super 4,21\\nosupersub{}","plainCitation":"4,21","noteIndex":0},"citationItems":[{"id":765,"uris":["http://zotero.org/groups/4906431/items/BDWX75MZ"],"itemData":{"id":765,"type":"article-journal","container-title":"Trends in Neurosciences","DOI":"10.1016/j.tins.2013.10.004","ISSN":"01662236","issue":"1","journalAbbreviation":"Trends in Neurosciences","language":"en","page":"1-9","source":"DOI.org (Crossref)","title":"Measuring and using light in the melanopsin age","volume":"37","author":[{"family":"Lucas","given":"Robert J."},{"family":"Peirson","given":"Stuart N."},{"family":"Berson","given":"David M."},{"family":"Brown","given":"Timothy M."},{"family":"Cooper","given":"Howard M."},{"family":"Czeisler","given":"Charles A."},{"family":"Figueiro","given":"Mariana G."},{"family":"Gamlin","given":"Paul D."},{"family":"Lockley","given":"Steven W."},{"family":"O’Hagan","given":"John B."},{"family":"Price","given":"Luke L.A."},{"family":"Provencio","given":"Ignacio"},{"family":"Skene","given":"Debra J."},{"family":"Brainard","given":"George C."}],"issued":{"date-parts":[["2014",1]]}}},{"id":4180,"uris":["http://zotero.org/users/13639132/items/ECCQ6VJW"],"itemData":{"id":4180,"type":"standard","abstract":"Light is the main synchronizer of the human biological clock. It can shift the phase of the circadian rhythm and can regulate the timing and quality of our sleep. Light in the evening and at night can be disruptive for sleep and cause acute suppression of the nocturnal release of the hormone melatonin. There are also reports that light can increase heart rate, improve alertness, alleviate seasonal and non-seasonal depression, influence thermoregulation, and affect the electroencephalogram (EEG) spectrum. Exposure to light elicits fast responses (i.e. in the range of milliseconds and seconds) in the pupillary reflex or in brain activity. Lighting standards, regulations and practice often focus on visual and energy efficiency aspects of light and do not address non-image-forming (NIF) responses to light. This can result in lighting conditions that compromise human well-being, health and functioning.-\\n--\\n-The above-mentioned biological effects of light are elicited by stimulation of ocular photoreceptors. The classical receptors for vision, the rods and cones, are relatively well understood and characterized by existing CIE publications. Pioneering work over the last 25 years revealed that the eye has another kind of photoreceptor. This photoreceptor plays an important role in non-visual effects of light and has a peak sensitivity in the shorter wavelength part of the visible spectrum. Such photoreceptors are known as intrinsically-photosensitive retinal ganglion cells (ipRGCs), and their intrinsic photosensitivity is based on the photopigment melanopsin that is contained within them.-\\n--\\n-For non-image-forming effects of light, a description of optical radiation solely according to the photopic action spectrum is not sufficient. Moreover, there is no single action spectrum for non-visual responses. The actual NIF effects due to ocular exposure to light depend on the combined responses of all photoreceptors and there is good evidence for the potential for all receptor types to contribute to these responses.-\\n--\\n-The International Standard CIE S 026/E:2018 defines spectral sensitivity functions, quantities and metrics to describe the ability of optical radiation to stimulate each of the five photoreceptor types that can contribute, via the melanopsin-containing intrinsically-photosensitive retinal ganglion cells (ipRGCs), to retina-mediated non-visual effects of light in humans. The document is applicable to visible optical radiation in the wavelength range from 380 nm to 780 nm. In addition, the document includes information concerning the effects of age and field of view (FOV) when quantifying retinal photoreceptor stimulation for ipRGC-influenced responses to light (IIL responses).-\\n--\\n-The document does not give complete information for particular lighting applications, or for the quantitative prediction of IIL responses. The document is not intended for colorimetric contexts, nor does it address health or safety issues such as those resulting from light treatment, flicker or photobiological safety and only relates to retinal photoreception. Tables of the data of the action spectra of the five photoreceptor types defined in this document are made electronically available for purchasers of this publication via a respective download link. Keywords: Optical radiation effects on humans, actinic radiation effects, biologic effect of radiation, photobiology, radiation effects","DOI":"10.25039/S026.2018","language":"en","publisher":"International Commission on Illumination (CIE)","source":"DOI.org (Crossref)","title":"CIE S 026/E:2018 CIE System for Metrology of Optical Radiation for ipRGC-Influenced Responses to Light","title-short":"CIE S 026/E","URL":"https://cie.co.at/publications/cie-system-metrology-optical-radiation-iprgc-influenced-responses-light-0","author":[{"literal":"CIE"}],"accessed":{"date-parts":[["2026",2,6]]}}}],"schema":"https://github.com/citation-style-language/schema/raw/master/csl-citation.json"} </w:instrText>
      </w:r>
      <w:r w:rsidR="00882151">
        <w:fldChar w:fldCharType="separate"/>
      </w:r>
      <w:r w:rsidR="00882151" w:rsidRPr="00882151">
        <w:rPr>
          <w:rFonts w:cs="Arial"/>
          <w:vertAlign w:val="superscript"/>
        </w:rPr>
        <w:t>4,21</w:t>
      </w:r>
      <w:r w:rsidR="00882151">
        <w:fldChar w:fldCharType="end"/>
      </w:r>
      <w:ins w:id="31" w:author="Lucien Bickerstaff" w:date="2026-02-06T12:04:00Z" w16du:dateUtc="2026-02-06T11:04:00Z">
        <w:r w:rsidR="00B74813" w:rsidRPr="00B74813">
          <w:t>.</w:t>
        </w:r>
        <w:r w:rsidR="00B74813">
          <w:t xml:space="preserve"> Therefore, it is </w:t>
        </w:r>
      </w:ins>
      <w:ins w:id="32" w:author="Lucien Bickerstaff" w:date="2026-02-06T12:05:00Z" w16du:dateUtc="2026-02-06T11:05:00Z">
        <w:r w:rsidR="00186C08">
          <w:t xml:space="preserve">necessary to clarify what “melanopsin” refers to – in this report, it </w:t>
        </w:r>
        <w:r w:rsidR="009772FF">
          <w:t xml:space="preserve">corresponds to the </w:t>
        </w:r>
        <w:r w:rsidR="009772FF" w:rsidRPr="009772FF">
          <w:t>melanopic spectral sensitivity function of the CIE standard observer, not the intrinsic absorption spectrum of the melanopsin molecule</w:t>
        </w:r>
        <w:r w:rsidR="009772FF">
          <w:t>.</w:t>
        </w:r>
      </w:ins>
    </w:p>
    <w:p w14:paraId="3DE6EDF5" w14:textId="77777777" w:rsidR="00295352" w:rsidRDefault="00825D11" w:rsidP="00295352">
      <w:pPr>
        <w:keepNext/>
      </w:pPr>
      <w:r w:rsidRPr="008231D4">
        <w:rPr>
          <w:noProof/>
        </w:rPr>
        <w:drawing>
          <wp:inline distT="0" distB="0" distL="0" distR="0" wp14:anchorId="06C5342B" wp14:editId="6373371E">
            <wp:extent cx="5943369" cy="4669790"/>
            <wp:effectExtent l="0" t="0" r="635" b="3810"/>
            <wp:docPr id="226330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30749"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369" cy="4669790"/>
                    </a:xfrm>
                    <a:prstGeom prst="rect">
                      <a:avLst/>
                    </a:prstGeom>
                  </pic:spPr>
                </pic:pic>
              </a:graphicData>
            </a:graphic>
          </wp:inline>
        </w:drawing>
      </w:r>
    </w:p>
    <w:p w14:paraId="677A23BD" w14:textId="68BB1C36" w:rsidR="00825D11" w:rsidRPr="009F2446" w:rsidRDefault="3FDB367F" w:rsidP="009F2446">
      <w:pPr>
        <w:pStyle w:val="Caption"/>
      </w:pPr>
      <w:bookmarkStart w:id="33" w:name="_Ref220943340"/>
      <w:r>
        <w:t xml:space="preserve">Figure </w:t>
      </w:r>
      <w:r w:rsidR="7AD5B80A">
        <w:fldChar w:fldCharType="begin"/>
      </w:r>
      <w:r w:rsidR="7AD5B80A">
        <w:instrText xml:space="preserve"> SEQ Figure \* ARABIC </w:instrText>
      </w:r>
      <w:r w:rsidR="7AD5B80A">
        <w:fldChar w:fldCharType="separate"/>
      </w:r>
      <w:r w:rsidRPr="3FDB367F">
        <w:rPr>
          <w:noProof/>
        </w:rPr>
        <w:t>1</w:t>
      </w:r>
      <w:r w:rsidR="7AD5B80A">
        <w:fldChar w:fldCharType="end"/>
      </w:r>
      <w:bookmarkEnd w:id="33"/>
      <w:r>
        <w:t xml:space="preserve">. Overview of study design. (A) Participants sit in front of an integrating sphere and rest their head on a chin rest. A spectrally tuneable, 10-primary LED light source shine light into the sphere from above. While participants are exposed to light, binocular pupillometry, facial </w:t>
      </w:r>
      <w:proofErr w:type="spellStart"/>
      <w:ins w:id="34" w:author="Gastbenutzer" w:date="2026-02-03T17:16:00Z" w16du:dateUtc="2026-02-03T17:16:00Z">
        <w:r>
          <w:t>s</w:t>
        </w:r>
      </w:ins>
      <w:r>
        <w:t>EMG</w:t>
      </w:r>
      <w:proofErr w:type="spellEnd"/>
      <w:r>
        <w:t xml:space="preserve"> and infrared (IR) video recordings are performed. For </w:t>
      </w:r>
      <w:proofErr w:type="spellStart"/>
      <w:ins w:id="35" w:author="Gastbenutzer" w:date="2026-02-03T17:51:00Z" w16du:dateUtc="2026-02-03T17:51:04Z">
        <w:r>
          <w:t>s</w:t>
        </w:r>
      </w:ins>
      <w:r>
        <w:t>EMG</w:t>
      </w:r>
      <w:proofErr w:type="spellEnd"/>
      <w:r>
        <w:t>, bipolar electrodes capture the electrical activity of four facial muscles on the right side of the face: corrugator supercilii, orbicularis oculi, zygomaticus major and orbicularis oris (sometimes impossible, due to e.g. beard). (B) Participants enrol for four laboratory visits, including a screening session during the first visit to confirm eligibility. One visit consists of 10 min of dark adaptation followed by 36 stimulation blocks. Each stimulation consists of a 3-s linear ramp-up, a 30-s light stimulation phase, a 3-s linear ramp-down, and a 30-s refractory darkness period, during which participants report their subjective experience of visual discomfort, facial sensations, and lacrimation using ratings on a 1-7 integer scale. Each of the four visits is randomly assigned a fixed irradiance, assigned to all the stimuli regardless of the wavelength. This allows to present stimuli with varying ratios of melanopic EDI to photopic illuminance, exposing the photoreceptors mechanisms at play in the measured responses. (C) The light stimuli have 6 different set wavelengths, spanning most of the short and medium part of the visible spectrum, with peaks from 445 to 545 nm. (D) We formulate the hypothesis that an ipRGC-tuned metric such as melanopic EDI (weighted to melanopsin sensitivity) provides a better fit than an L+M-cone-tuned metric such as photopic illuminance when predicting visual discomfort responses. This would mean that using illuminance as a predictor of visual discomfort does not capture the whole mechanisms at play, leaving the responses dependent on stimulus wavelength. Using melanopic EDI as a predictor would, on the other hand, fully and reliably characterise visual discomfort responses.</w:t>
      </w:r>
    </w:p>
    <w:p w14:paraId="4FC410B2" w14:textId="001A129E" w:rsidR="008A5E70" w:rsidRDefault="008A5E70">
      <w:pPr>
        <w:spacing w:line="279" w:lineRule="auto"/>
        <w:rPr>
          <w:rFonts w:eastAsiaTheme="majorEastAsia" w:cs="Arial"/>
          <w:b/>
          <w:color w:val="000000" w:themeColor="text1"/>
          <w:sz w:val="20"/>
          <w:szCs w:val="20"/>
        </w:rPr>
      </w:pPr>
      <w:r>
        <w:rPr>
          <w:rFonts w:cs="Arial"/>
          <w:sz w:val="20"/>
          <w:szCs w:val="20"/>
        </w:rPr>
        <w:br w:type="page"/>
      </w:r>
    </w:p>
    <w:p w14:paraId="0C4B6D85" w14:textId="248C5E57" w:rsidR="47E6BD73" w:rsidRPr="00B904E1" w:rsidRDefault="47E6BD73" w:rsidP="00B904E1">
      <w:pPr>
        <w:pStyle w:val="Heading1"/>
      </w:pPr>
      <w:r w:rsidRPr="00B904E1">
        <w:t>Methods</w:t>
      </w:r>
    </w:p>
    <w:p w14:paraId="19532A6D" w14:textId="77777777" w:rsidR="00191DCF" w:rsidRPr="008231D4" w:rsidRDefault="00191DCF" w:rsidP="36157BFC">
      <w:pPr>
        <w:jc w:val="both"/>
        <w:rPr>
          <w:rFonts w:eastAsia="Arial" w:cs="Arial"/>
        </w:rPr>
      </w:pPr>
    </w:p>
    <w:p w14:paraId="7F51ADF2" w14:textId="6EB406A4" w:rsidR="749A9CE3" w:rsidRPr="00B904E1" w:rsidRDefault="749A9CE3" w:rsidP="00B904E1">
      <w:pPr>
        <w:pStyle w:val="Heading2"/>
      </w:pPr>
      <w:r w:rsidRPr="00B904E1">
        <w:t>Ethics information</w:t>
      </w:r>
    </w:p>
    <w:p w14:paraId="39950C00" w14:textId="376BA32F" w:rsidR="36157BFC" w:rsidRPr="008231D4" w:rsidRDefault="36157BFC" w:rsidP="36157BFC">
      <w:pPr>
        <w:jc w:val="both"/>
        <w:rPr>
          <w:rFonts w:eastAsia="Arial" w:cs="Arial"/>
        </w:rPr>
      </w:pPr>
    </w:p>
    <w:p w14:paraId="18232023" w14:textId="7F5E94E7" w:rsidR="00432C5D" w:rsidRPr="008231D4" w:rsidRDefault="002766EF" w:rsidP="36157BFC">
      <w:pPr>
        <w:jc w:val="both"/>
        <w:rPr>
          <w:rFonts w:eastAsia="Arial" w:cs="Arial"/>
        </w:rPr>
      </w:pPr>
      <w:r w:rsidRPr="008231D4">
        <w:rPr>
          <w:rFonts w:eastAsia="Arial" w:cs="Arial"/>
        </w:rPr>
        <w:t>This study complies with all relevant ethical regulations and has received ethical approval from the Technical University of Munich Ethics Committee</w:t>
      </w:r>
      <w:r w:rsidR="006A4BDE" w:rsidRPr="008231D4">
        <w:rPr>
          <w:rFonts w:eastAsia="Arial" w:cs="Arial"/>
        </w:rPr>
        <w:t>. During the in-person screening, participants will provide written informed consent before any experimental procedures. The study will be performed in line with the principles of the Declaration of Helsinki.</w:t>
      </w:r>
      <w:ins w:id="36" w:author="Lucien Bickerstaff" w:date="2026-02-02T13:36:00Z" w16du:dateUtc="2026-02-02T12:36:00Z">
        <w:r w:rsidR="002F372D">
          <w:rPr>
            <w:rFonts w:eastAsia="Arial" w:cs="Arial"/>
          </w:rPr>
          <w:t xml:space="preserve"> Participants will </w:t>
        </w:r>
      </w:ins>
      <w:ins w:id="37" w:author="Lucien Bickerstaff" w:date="2026-02-02T14:02:00Z" w16du:dateUtc="2026-02-02T13:02:00Z">
        <w:r w:rsidR="006926F4">
          <w:rPr>
            <w:rFonts w:eastAsia="Arial" w:cs="Arial"/>
          </w:rPr>
          <w:t>receive</w:t>
        </w:r>
      </w:ins>
      <w:ins w:id="38" w:author="Lucien Bickerstaff" w:date="2026-02-02T13:36:00Z" w16du:dateUtc="2026-02-02T12:36:00Z">
        <w:r w:rsidR="002F372D">
          <w:rPr>
            <w:rFonts w:eastAsia="Arial" w:cs="Arial"/>
          </w:rPr>
          <w:t xml:space="preserve"> remunerat</w:t>
        </w:r>
      </w:ins>
      <w:ins w:id="39" w:author="Lucien Bickerstaff" w:date="2026-02-02T14:02:00Z" w16du:dateUtc="2026-02-02T13:02:00Z">
        <w:r w:rsidR="006926F4">
          <w:rPr>
            <w:rFonts w:eastAsia="Arial" w:cs="Arial"/>
          </w:rPr>
          <w:t>ion</w:t>
        </w:r>
      </w:ins>
      <w:ins w:id="40" w:author="Lucien Bickerstaff" w:date="2026-02-02T13:36:00Z" w16du:dateUtc="2026-02-02T12:36:00Z">
        <w:r w:rsidR="002F372D">
          <w:rPr>
            <w:rFonts w:eastAsia="Arial" w:cs="Arial"/>
          </w:rPr>
          <w:t xml:space="preserve"> for their time – the details of which are </w:t>
        </w:r>
        <w:r w:rsidR="005E6AF1">
          <w:rPr>
            <w:rFonts w:eastAsia="Arial" w:cs="Arial"/>
          </w:rPr>
          <w:t>described in the</w:t>
        </w:r>
        <w:r w:rsidR="005E6AF1" w:rsidRPr="008A5E70">
          <w:rPr>
            <w:rFonts w:eastAsia="Arial" w:cs="Arial"/>
            <w:i/>
            <w:iCs/>
          </w:rPr>
          <w:t xml:space="preserve"> </w:t>
        </w:r>
        <w:r w:rsidR="00E17124" w:rsidRPr="008A5E70">
          <w:rPr>
            <w:rFonts w:eastAsia="Arial" w:cs="Arial"/>
            <w:i/>
            <w:iCs/>
          </w:rPr>
          <w:fldChar w:fldCharType="begin"/>
        </w:r>
        <w:r w:rsidR="00E17124" w:rsidRPr="008A5E70">
          <w:rPr>
            <w:rFonts w:eastAsia="Arial" w:cs="Arial"/>
            <w:i/>
            <w:iCs/>
          </w:rPr>
          <w:instrText xml:space="preserve"> REF _Ref220931813 \h </w:instrText>
        </w:r>
      </w:ins>
      <w:r w:rsidR="00E17124">
        <w:rPr>
          <w:rFonts w:eastAsia="Arial" w:cs="Arial"/>
          <w:i/>
          <w:iCs/>
        </w:rPr>
        <w:instrText xml:space="preserve"> \* MERGEFORMAT </w:instrText>
      </w:r>
      <w:r w:rsidR="00E17124" w:rsidRPr="008A5E70">
        <w:rPr>
          <w:rFonts w:eastAsia="Arial" w:cs="Arial"/>
          <w:i/>
          <w:iCs/>
        </w:rPr>
      </w:r>
      <w:r w:rsidR="00E17124" w:rsidRPr="008A5E70">
        <w:rPr>
          <w:rFonts w:eastAsia="Arial" w:cs="Arial"/>
          <w:i/>
          <w:iCs/>
        </w:rPr>
        <w:fldChar w:fldCharType="separate"/>
      </w:r>
      <w:ins w:id="41" w:author="Lucien Bickerstaff" w:date="2026-02-02T13:36:00Z" w16du:dateUtc="2026-02-02T12:36:00Z">
        <w:r w:rsidR="00E17124" w:rsidRPr="008A5E70">
          <w:rPr>
            <w:i/>
            <w:iCs/>
          </w:rPr>
          <w:t>Sampling plan</w:t>
        </w:r>
        <w:r w:rsidR="00E17124" w:rsidRPr="008A5E70">
          <w:rPr>
            <w:rFonts w:eastAsia="Arial" w:cs="Arial"/>
            <w:i/>
            <w:iCs/>
          </w:rPr>
          <w:fldChar w:fldCharType="end"/>
        </w:r>
        <w:r w:rsidR="00E17124">
          <w:rPr>
            <w:rFonts w:eastAsia="Arial" w:cs="Arial"/>
          </w:rPr>
          <w:t xml:space="preserve"> section.</w:t>
        </w:r>
      </w:ins>
    </w:p>
    <w:p w14:paraId="189606A9" w14:textId="77777777" w:rsidR="002766EF" w:rsidRPr="008231D4" w:rsidRDefault="002766EF" w:rsidP="36157BFC">
      <w:pPr>
        <w:jc w:val="both"/>
        <w:rPr>
          <w:rFonts w:eastAsia="Arial" w:cs="Arial"/>
        </w:rPr>
      </w:pPr>
    </w:p>
    <w:p w14:paraId="5864D8D5" w14:textId="65265CB9" w:rsidR="77C90625" w:rsidRPr="00B904E1" w:rsidRDefault="77C90625" w:rsidP="00B904E1">
      <w:pPr>
        <w:pStyle w:val="Heading2"/>
      </w:pPr>
      <w:bookmarkStart w:id="42" w:name="_Pilot_data"/>
      <w:bookmarkStart w:id="43" w:name="_Ref220684973"/>
      <w:bookmarkStart w:id="44" w:name="_Ref221118160"/>
      <w:bookmarkEnd w:id="42"/>
      <w:commentRangeStart w:id="45"/>
      <w:commentRangeStart w:id="46"/>
      <w:r w:rsidRPr="00B904E1">
        <w:t>Pilot data</w:t>
      </w:r>
      <w:bookmarkEnd w:id="43"/>
      <w:commentRangeEnd w:id="45"/>
      <w:r w:rsidR="00422E5A" w:rsidRPr="00B904E1">
        <w:rPr>
          <w:rStyle w:val="CommentReference"/>
          <w:sz w:val="32"/>
          <w:szCs w:val="32"/>
        </w:rPr>
        <w:commentReference w:id="45"/>
      </w:r>
      <w:commentRangeEnd w:id="46"/>
      <w:r w:rsidR="0041226D" w:rsidRPr="00B904E1">
        <w:rPr>
          <w:rStyle w:val="CommentReference"/>
          <w:sz w:val="32"/>
          <w:szCs w:val="32"/>
        </w:rPr>
        <w:commentReference w:id="46"/>
      </w:r>
      <w:bookmarkEnd w:id="44"/>
    </w:p>
    <w:p w14:paraId="48487D22" w14:textId="5C4B6132" w:rsidR="36157BFC" w:rsidRPr="008231D4" w:rsidRDefault="36157BFC" w:rsidP="36157BFC">
      <w:pPr>
        <w:jc w:val="both"/>
        <w:rPr>
          <w:rFonts w:eastAsia="Arial" w:cs="Arial"/>
        </w:rPr>
      </w:pPr>
    </w:p>
    <w:p w14:paraId="18B8F963" w14:textId="51B8673D" w:rsidR="00E91E23" w:rsidRPr="008231D4" w:rsidRDefault="00952C74" w:rsidP="003807FD">
      <w:pPr>
        <w:jc w:val="both"/>
        <w:rPr>
          <w:rFonts w:eastAsia="Arial" w:cs="Arial"/>
        </w:rPr>
      </w:pPr>
      <w:r w:rsidRPr="008231D4">
        <w:rPr>
          <w:rFonts w:eastAsia="Arial" w:cs="Arial"/>
        </w:rPr>
        <w:t>A pilot study was designed and carried out to</w:t>
      </w:r>
      <w:r w:rsidR="00102DD8" w:rsidRPr="008231D4">
        <w:rPr>
          <w:rFonts w:eastAsia="Arial" w:cs="Arial"/>
        </w:rPr>
        <w:t xml:space="preserve"> assess the</w:t>
      </w:r>
      <w:r w:rsidRPr="008231D4">
        <w:rPr>
          <w:rFonts w:eastAsia="Arial" w:cs="Arial"/>
        </w:rPr>
        <w:t xml:space="preserve"> </w:t>
      </w:r>
      <w:r w:rsidR="00102DD8" w:rsidRPr="008231D4">
        <w:rPr>
          <w:rFonts w:eastAsia="Arial" w:cs="Arial"/>
        </w:rPr>
        <w:t>feasibility of</w:t>
      </w:r>
      <w:r w:rsidRPr="008231D4">
        <w:rPr>
          <w:rFonts w:eastAsia="Arial" w:cs="Arial"/>
        </w:rPr>
        <w:t xml:space="preserve"> the protocol and inform </w:t>
      </w:r>
      <w:r w:rsidR="00ED3212" w:rsidRPr="008231D4">
        <w:rPr>
          <w:rFonts w:eastAsia="Arial" w:cs="Arial"/>
        </w:rPr>
        <w:t>stage 1 of this</w:t>
      </w:r>
      <w:r w:rsidRPr="008231D4">
        <w:rPr>
          <w:rFonts w:eastAsia="Arial" w:cs="Arial"/>
        </w:rPr>
        <w:t xml:space="preserve"> </w:t>
      </w:r>
      <w:r w:rsidR="0037495B" w:rsidRPr="008231D4">
        <w:rPr>
          <w:rFonts w:eastAsia="Arial" w:cs="Arial"/>
        </w:rPr>
        <w:t xml:space="preserve">PCI </w:t>
      </w:r>
      <w:r w:rsidRPr="008231D4">
        <w:rPr>
          <w:rFonts w:eastAsia="Arial" w:cs="Arial"/>
        </w:rPr>
        <w:t>Registered Report. The aim was to</w:t>
      </w:r>
      <w:r w:rsidR="00152067" w:rsidRPr="008231D4">
        <w:rPr>
          <w:rFonts w:eastAsia="Arial" w:cs="Arial"/>
        </w:rPr>
        <w:t xml:space="preserve"> obtain data to</w:t>
      </w:r>
      <w:r w:rsidRPr="008231D4">
        <w:rPr>
          <w:rFonts w:eastAsia="Arial" w:cs="Arial"/>
        </w:rPr>
        <w:t xml:space="preserve"> characterise the dose-response curves for the modalities of interest,</w:t>
      </w:r>
      <w:r w:rsidR="00897AF9" w:rsidRPr="008231D4">
        <w:rPr>
          <w:rFonts w:eastAsia="Arial" w:cs="Arial"/>
        </w:rPr>
        <w:t xml:space="preserve"> effect sizes,</w:t>
      </w:r>
      <w:r w:rsidR="00AA4B85" w:rsidRPr="008231D4">
        <w:rPr>
          <w:rFonts w:eastAsia="Arial" w:cs="Arial"/>
        </w:rPr>
        <w:t xml:space="preserve"> </w:t>
      </w:r>
      <w:r w:rsidR="006C48DF" w:rsidRPr="008231D4">
        <w:rPr>
          <w:rFonts w:eastAsia="Arial" w:cs="Arial"/>
        </w:rPr>
        <w:t>fit a model and use this model to</w:t>
      </w:r>
      <w:r w:rsidRPr="008231D4">
        <w:rPr>
          <w:rFonts w:eastAsia="Arial" w:cs="Arial"/>
        </w:rPr>
        <w:t xml:space="preserve"> perform a </w:t>
      </w:r>
      <w:commentRangeStart w:id="47"/>
      <w:r w:rsidRPr="008231D4">
        <w:rPr>
          <w:rFonts w:eastAsia="Arial" w:cs="Arial"/>
        </w:rPr>
        <w:t>Bayes Factor Design Analysis (BFDA</w:t>
      </w:r>
      <w:r w:rsidR="00ED3212" w:rsidRPr="008231D4">
        <w:rPr>
          <w:rFonts w:eastAsia="Arial" w:cs="Arial"/>
        </w:rPr>
        <w:t>)</w:t>
      </w:r>
      <w:r w:rsidR="00C73084" w:rsidRPr="008231D4">
        <w:rPr>
          <w:rFonts w:eastAsia="Arial" w:cs="Arial"/>
        </w:rPr>
        <w:fldChar w:fldCharType="begin"/>
      </w:r>
      <w:r w:rsidR="00882151">
        <w:rPr>
          <w:rFonts w:eastAsia="Arial" w:cs="Arial"/>
        </w:rPr>
        <w:instrText xml:space="preserve"> ADDIN ZOTERO_ITEM CSL_CITATION {"citationID":"Ha7LCFRB","properties":{"unsorted":false,"formattedCitation":"\\super 22,23\\nosupersub{}","plainCitation":"22,23","noteIndex":0},"citationItems":[{"id":3889,"uris":["http://zotero.org/users/13639132/items/MXUVYVNV"],"itemData":{"id":3889,"type":"article-journal","container-title":"Psychonomic Bulletin &amp; Review","DOI":"10.3758/s13423-017-1230-y","ISSN":"1069-9384, 1531-5320","issue":"1","journalAbbreviation":"Psychon Bull Rev","language":"en","page":"128-142","source":"DOI.org (Crossref)","title":"Bayes factor design analysis: Planning for compelling evidence","title-short":"Bayes factor design analysis","volume":"25","author":[{"family":"Schönbrodt","given":"Felix D."},{"family":"Wagenmakers","given":"Eric-Jan"}],"issued":{"date-parts":[["2018",2]]}}},{"id":4140,"uris":["http://zotero.org/users/13639132/items/M8XXZGHQ"],"itemData":{"id":4140,"type":"article-journal","container-title":"Behavior Research Methods","DOI":"10.3758/s13428-018-01189-8","ISSN":"1554-3528","issue":"3","journalAbbreviation":"Behav Res","language":"en","page":"1042-1058","source":"DOI.org (Crossref)","title":"A tutorial on Bayes Factor Design Analysis using an informed prior","volume":"51","author":[{"family":"Stefan","given":"Angelika M."},{"family":"Gronau","given":"Quentin F."},{"family":"Schönbrodt","given":"Felix D."},{"family":"Wagenmakers","given":"Eric-Jan"}],"issued":{"date-parts":[["2019",6]]}}}],"schema":"https://github.com/citation-style-language/schema/raw/master/csl-citation.json"} </w:instrText>
      </w:r>
      <w:r w:rsidR="00C73084" w:rsidRPr="008231D4">
        <w:rPr>
          <w:rFonts w:eastAsia="Arial" w:cs="Arial"/>
        </w:rPr>
        <w:fldChar w:fldCharType="separate"/>
      </w:r>
      <w:r w:rsidR="00882151" w:rsidRPr="00882151">
        <w:rPr>
          <w:rFonts w:cs="Arial"/>
          <w:vertAlign w:val="superscript"/>
        </w:rPr>
        <w:t>22,23</w:t>
      </w:r>
      <w:r w:rsidR="00C73084" w:rsidRPr="008231D4">
        <w:rPr>
          <w:rFonts w:eastAsia="Arial" w:cs="Arial"/>
        </w:rPr>
        <w:fldChar w:fldCharType="end"/>
      </w:r>
      <w:r w:rsidR="24452A1A" w:rsidRPr="008231D4">
        <w:rPr>
          <w:rFonts w:eastAsia="Arial" w:cs="Arial"/>
        </w:rPr>
        <w:t xml:space="preserve"> </w:t>
      </w:r>
      <w:r w:rsidRPr="008231D4">
        <w:rPr>
          <w:rFonts w:eastAsia="Arial" w:cs="Arial"/>
        </w:rPr>
        <w:t xml:space="preserve">to </w:t>
      </w:r>
      <w:commentRangeEnd w:id="47"/>
      <w:r w:rsidRPr="008231D4">
        <w:rPr>
          <w:rStyle w:val="CommentReference"/>
          <w:rFonts w:eastAsia="Arial" w:cs="Arial"/>
          <w:sz w:val="24"/>
          <w:szCs w:val="24"/>
        </w:rPr>
        <w:commentReference w:id="47"/>
      </w:r>
      <w:r w:rsidRPr="008231D4">
        <w:rPr>
          <w:rFonts w:eastAsia="Arial" w:cs="Arial"/>
        </w:rPr>
        <w:t xml:space="preserve">determine the </w:t>
      </w:r>
      <w:r w:rsidR="008F4167" w:rsidRPr="008231D4">
        <w:rPr>
          <w:rFonts w:eastAsia="Arial" w:cs="Arial"/>
        </w:rPr>
        <w:t>power</w:t>
      </w:r>
      <w:r w:rsidR="000B6985" w:rsidRPr="008231D4">
        <w:rPr>
          <w:rFonts w:eastAsia="Arial" w:cs="Arial"/>
        </w:rPr>
        <w:t xml:space="preserve"> achievable with this</w:t>
      </w:r>
      <w:r w:rsidRPr="008231D4">
        <w:rPr>
          <w:rFonts w:eastAsia="Arial" w:cs="Arial"/>
        </w:rPr>
        <w:t xml:space="preserve"> spectral sensitivity st</w:t>
      </w:r>
      <w:r w:rsidR="00C8543C" w:rsidRPr="008231D4">
        <w:rPr>
          <w:rFonts w:eastAsia="Arial" w:cs="Arial"/>
        </w:rPr>
        <w:t>u</w:t>
      </w:r>
      <w:r w:rsidRPr="008231D4">
        <w:rPr>
          <w:rFonts w:eastAsia="Arial" w:cs="Arial"/>
        </w:rPr>
        <w:t>dy.</w:t>
      </w:r>
      <w:r w:rsidR="00F117FC" w:rsidRPr="008231D4">
        <w:rPr>
          <w:rFonts w:eastAsia="Arial" w:cs="Arial"/>
        </w:rPr>
        <w:t xml:space="preserve"> The results of which are detailed in the </w:t>
      </w:r>
      <w:r w:rsidR="00AE4F50" w:rsidRPr="008231D4">
        <w:rPr>
          <w:rFonts w:eastAsia="Arial" w:cs="Arial"/>
        </w:rPr>
        <w:fldChar w:fldCharType="begin"/>
      </w:r>
      <w:r w:rsidR="00AE4F50" w:rsidRPr="008231D4">
        <w:rPr>
          <w:rFonts w:eastAsia="Arial" w:cs="Arial"/>
        </w:rPr>
        <w:instrText xml:space="preserve"> REF _Ref220679683 \h </w:instrText>
      </w:r>
      <w:r w:rsidR="00AE4F50" w:rsidRPr="008231D4">
        <w:rPr>
          <w:rFonts w:eastAsia="Arial" w:cs="Arial"/>
        </w:rPr>
      </w:r>
      <w:r w:rsidR="00AE4F50" w:rsidRPr="008231D4">
        <w:rPr>
          <w:rFonts w:eastAsia="Arial" w:cs="Arial"/>
        </w:rPr>
        <w:fldChar w:fldCharType="separate"/>
      </w:r>
      <w:r w:rsidR="00AE4F50" w:rsidRPr="008231D4">
        <w:rPr>
          <w:rFonts w:eastAsia="Arial" w:cs="Arial"/>
          <w:i/>
          <w:iCs/>
        </w:rPr>
        <w:t>Sample size calculation</w:t>
      </w:r>
      <w:r w:rsidR="00AE4F50" w:rsidRPr="008231D4">
        <w:rPr>
          <w:rFonts w:eastAsia="Arial" w:cs="Arial"/>
        </w:rPr>
        <w:fldChar w:fldCharType="end"/>
      </w:r>
      <w:r w:rsidR="00F117FC" w:rsidRPr="008231D4">
        <w:rPr>
          <w:rFonts w:eastAsia="Arial" w:cs="Arial"/>
          <w:color w:val="000000" w:themeColor="text1"/>
        </w:rPr>
        <w:t xml:space="preserve"> </w:t>
      </w:r>
      <w:r w:rsidR="00F117FC" w:rsidRPr="008231D4">
        <w:rPr>
          <w:rFonts w:eastAsia="Arial" w:cs="Arial"/>
        </w:rPr>
        <w:t>section.</w:t>
      </w:r>
    </w:p>
    <w:p w14:paraId="1FB4D4B0" w14:textId="432C55BE" w:rsidR="004D49DF" w:rsidRPr="008231D4" w:rsidRDefault="0047508B" w:rsidP="003807FD">
      <w:pPr>
        <w:jc w:val="both"/>
        <w:rPr>
          <w:rFonts w:eastAsia="Arial" w:cs="Arial"/>
        </w:rPr>
      </w:pPr>
      <w:r w:rsidRPr="008231D4">
        <w:rPr>
          <w:rFonts w:eastAsia="Arial" w:cs="Arial"/>
        </w:rPr>
        <w:t xml:space="preserve">The </w:t>
      </w:r>
      <w:r w:rsidR="310C1223" w:rsidRPr="008231D4">
        <w:rPr>
          <w:rFonts w:eastAsia="Arial" w:cs="Arial"/>
        </w:rPr>
        <w:t>pilot</w:t>
      </w:r>
      <w:r w:rsidRPr="008231D4">
        <w:rPr>
          <w:rFonts w:eastAsia="Arial" w:cs="Arial"/>
        </w:rPr>
        <w:t xml:space="preserve"> study </w:t>
      </w:r>
      <w:r w:rsidR="000A1570" w:rsidRPr="008231D4">
        <w:rPr>
          <w:rFonts w:eastAsia="Arial" w:cs="Arial"/>
        </w:rPr>
        <w:t>followed a similar design as the one describe</w:t>
      </w:r>
      <w:r w:rsidR="00152067" w:rsidRPr="008231D4">
        <w:rPr>
          <w:rFonts w:eastAsia="Arial" w:cs="Arial"/>
        </w:rPr>
        <w:t>d</w:t>
      </w:r>
      <w:r w:rsidR="000A1570" w:rsidRPr="008231D4">
        <w:rPr>
          <w:rFonts w:eastAsia="Arial" w:cs="Arial"/>
        </w:rPr>
        <w:t xml:space="preserve"> in the following sections</w:t>
      </w:r>
      <w:r w:rsidR="003B7871" w:rsidRPr="008231D4">
        <w:rPr>
          <w:rFonts w:eastAsia="Arial" w:cs="Arial"/>
        </w:rPr>
        <w:t xml:space="preserve"> –</w:t>
      </w:r>
      <w:r w:rsidR="00152067" w:rsidRPr="008231D4">
        <w:rPr>
          <w:rFonts w:eastAsia="Arial" w:cs="Arial"/>
        </w:rPr>
        <w:t xml:space="preserve"> the deviations from this protocol </w:t>
      </w:r>
      <w:r w:rsidR="003B7871" w:rsidRPr="008231D4">
        <w:rPr>
          <w:rFonts w:eastAsia="Arial" w:cs="Arial"/>
        </w:rPr>
        <w:t xml:space="preserve">are described in </w:t>
      </w:r>
      <w:r w:rsidR="00EC0BF7" w:rsidRPr="008231D4">
        <w:rPr>
          <w:rFonts w:eastAsia="Arial" w:cs="Arial"/>
        </w:rPr>
        <w:fldChar w:fldCharType="begin"/>
      </w:r>
      <w:r w:rsidR="00EC0BF7" w:rsidRPr="008231D4">
        <w:rPr>
          <w:rFonts w:eastAsia="Arial" w:cs="Arial"/>
        </w:rPr>
        <w:instrText xml:space="preserve"> REF _Ref220331170 \h  \* MERGEFORMAT </w:instrText>
      </w:r>
      <w:r w:rsidR="00EC0BF7" w:rsidRPr="008231D4">
        <w:rPr>
          <w:rFonts w:eastAsia="Arial" w:cs="Arial"/>
        </w:rPr>
      </w:r>
      <w:r w:rsidR="00EC0BF7" w:rsidRPr="008231D4">
        <w:rPr>
          <w:rFonts w:eastAsia="Arial" w:cs="Arial"/>
        </w:rPr>
        <w:fldChar w:fldCharType="separate"/>
      </w:r>
      <w:r w:rsidR="00EC0BF7" w:rsidRPr="008231D4">
        <w:rPr>
          <w:rFonts w:cs="Arial"/>
        </w:rPr>
        <w:t xml:space="preserve">Table </w:t>
      </w:r>
      <w:r w:rsidR="00EC0BF7" w:rsidRPr="008231D4">
        <w:rPr>
          <w:rFonts w:cs="Arial"/>
          <w:noProof/>
        </w:rPr>
        <w:t>1</w:t>
      </w:r>
      <w:r w:rsidR="00EC0BF7" w:rsidRPr="008231D4">
        <w:rPr>
          <w:rFonts w:eastAsia="Arial" w:cs="Arial"/>
        </w:rPr>
        <w:fldChar w:fldCharType="end"/>
      </w:r>
      <w:r w:rsidR="006C5B44" w:rsidRPr="008231D4">
        <w:rPr>
          <w:rFonts w:eastAsia="Arial" w:cs="Arial"/>
        </w:rPr>
        <w:t xml:space="preserve">. </w:t>
      </w:r>
      <w:r w:rsidR="00F25027" w:rsidRPr="008231D4">
        <w:rPr>
          <w:rFonts w:eastAsia="Arial" w:cs="Arial"/>
        </w:rPr>
        <w:t xml:space="preserve">Given the </w:t>
      </w:r>
      <w:commentRangeStart w:id="48"/>
      <w:r w:rsidR="00F25027" w:rsidRPr="008231D4">
        <w:rPr>
          <w:rFonts w:eastAsia="Arial" w:cs="Arial"/>
        </w:rPr>
        <w:t>hypothes</w:t>
      </w:r>
      <w:r w:rsidR="00521E57" w:rsidRPr="008231D4">
        <w:rPr>
          <w:rFonts w:eastAsia="Arial" w:cs="Arial"/>
        </w:rPr>
        <w:t>e</w:t>
      </w:r>
      <w:r w:rsidR="00F25027" w:rsidRPr="008231D4">
        <w:rPr>
          <w:rFonts w:eastAsia="Arial" w:cs="Arial"/>
        </w:rPr>
        <w:t xml:space="preserve">s </w:t>
      </w:r>
      <w:r w:rsidR="002E7C80" w:rsidRPr="008231D4">
        <w:rPr>
          <w:rFonts w:eastAsia="Arial" w:cs="Arial"/>
        </w:rPr>
        <w:t>tested in this spectral sensitivity study</w:t>
      </w:r>
      <w:r w:rsidR="00F25027" w:rsidRPr="008231D4">
        <w:rPr>
          <w:rFonts w:eastAsia="Arial" w:cs="Arial"/>
        </w:rPr>
        <w:t xml:space="preserve"> were already for</w:t>
      </w:r>
      <w:r w:rsidR="00521E57" w:rsidRPr="008231D4">
        <w:rPr>
          <w:rFonts w:eastAsia="Arial" w:cs="Arial"/>
        </w:rPr>
        <w:t>mulated</w:t>
      </w:r>
      <w:commentRangeEnd w:id="48"/>
      <w:r w:rsidRPr="008231D4">
        <w:rPr>
          <w:rStyle w:val="CommentReference"/>
          <w:rFonts w:eastAsia="Arial" w:cs="Arial"/>
          <w:sz w:val="24"/>
          <w:szCs w:val="24"/>
        </w:rPr>
        <w:commentReference w:id="48"/>
      </w:r>
      <w:r w:rsidR="00521E57" w:rsidRPr="008231D4">
        <w:rPr>
          <w:rFonts w:eastAsia="Arial" w:cs="Arial"/>
        </w:rPr>
        <w:t xml:space="preserve">, the pilot data was collected using white light </w:t>
      </w:r>
      <w:r w:rsidR="000857CA" w:rsidRPr="008231D4">
        <w:rPr>
          <w:rFonts w:eastAsia="Arial" w:cs="Arial"/>
        </w:rPr>
        <w:t xml:space="preserve">of a correlated colour temperature (CCT) of </w:t>
      </w:r>
      <w:r w:rsidR="006F4F26" w:rsidRPr="008231D4">
        <w:rPr>
          <w:rFonts w:eastAsia="Arial" w:cs="Arial"/>
        </w:rPr>
        <w:t>5000 K</w:t>
      </w:r>
      <w:r w:rsidR="00074A6A" w:rsidRPr="008231D4">
        <w:rPr>
          <w:rFonts w:eastAsia="Arial" w:cs="Arial"/>
        </w:rPr>
        <w:t xml:space="preserve"> – </w:t>
      </w:r>
      <w:r w:rsidR="00521E57" w:rsidRPr="008231D4">
        <w:rPr>
          <w:rFonts w:eastAsia="Arial" w:cs="Arial"/>
        </w:rPr>
        <w:t>not narrowband lights</w:t>
      </w:r>
      <w:r w:rsidR="00074A6A" w:rsidRPr="008231D4">
        <w:rPr>
          <w:rFonts w:eastAsia="Arial" w:cs="Arial"/>
        </w:rPr>
        <w:t>,</w:t>
      </w:r>
      <w:r w:rsidR="006C5B44" w:rsidRPr="008231D4">
        <w:rPr>
          <w:rFonts w:eastAsia="Arial" w:cs="Arial"/>
        </w:rPr>
        <w:t xml:space="preserve"> to avoid data overlap and redundancy, therefore reducing </w:t>
      </w:r>
      <w:commentRangeStart w:id="49"/>
      <w:commentRangeStart w:id="50"/>
      <w:r w:rsidR="006C5B44" w:rsidRPr="008231D4">
        <w:rPr>
          <w:rFonts w:eastAsia="Arial" w:cs="Arial"/>
        </w:rPr>
        <w:t>bias</w:t>
      </w:r>
      <w:commentRangeEnd w:id="49"/>
      <w:r w:rsidRPr="008231D4">
        <w:rPr>
          <w:rStyle w:val="CommentReference"/>
          <w:rFonts w:eastAsia="Arial" w:cs="Arial"/>
          <w:sz w:val="24"/>
          <w:szCs w:val="24"/>
        </w:rPr>
        <w:commentReference w:id="49"/>
      </w:r>
      <w:commentRangeEnd w:id="50"/>
      <w:r w:rsidRPr="008231D4">
        <w:rPr>
          <w:rStyle w:val="CommentReference"/>
          <w:rFonts w:eastAsia="Arial" w:cs="Arial"/>
          <w:sz w:val="24"/>
          <w:szCs w:val="24"/>
        </w:rPr>
        <w:commentReference w:id="50"/>
      </w:r>
      <w:r w:rsidR="006C5B44" w:rsidRPr="008231D4">
        <w:rPr>
          <w:rFonts w:eastAsia="Arial" w:cs="Arial"/>
        </w:rPr>
        <w:t xml:space="preserve"> when designing the final protocol</w:t>
      </w:r>
      <w:r w:rsidR="49D4F4DE" w:rsidRPr="008231D4">
        <w:rPr>
          <w:rFonts w:eastAsia="Arial" w:cs="Arial"/>
        </w:rPr>
        <w:t>,</w:t>
      </w:r>
      <w:r w:rsidR="3C73A183" w:rsidRPr="008231D4">
        <w:rPr>
          <w:rFonts w:eastAsia="Arial" w:cs="Arial"/>
        </w:rPr>
        <w:t xml:space="preserve"> as formulating hypotheses after analysing data from the exact same protocol</w:t>
      </w:r>
      <w:r w:rsidR="49D4F4DE" w:rsidRPr="008231D4">
        <w:rPr>
          <w:rFonts w:eastAsia="Arial" w:cs="Arial"/>
        </w:rPr>
        <w:t xml:space="preserve"> would go against the </w:t>
      </w:r>
      <w:r w:rsidR="003B46BC" w:rsidRPr="008231D4">
        <w:rPr>
          <w:rFonts w:eastAsia="Arial" w:cs="Arial"/>
        </w:rPr>
        <w:t xml:space="preserve">purpose of </w:t>
      </w:r>
      <w:r w:rsidR="002B5EE2" w:rsidRPr="008231D4">
        <w:rPr>
          <w:rFonts w:eastAsia="Arial" w:cs="Arial"/>
        </w:rPr>
        <w:t>preregistering</w:t>
      </w:r>
      <w:r w:rsidR="7633CC4F" w:rsidRPr="008231D4">
        <w:rPr>
          <w:rFonts w:eastAsia="Arial" w:cs="Arial"/>
        </w:rPr>
        <w:t xml:space="preserve"> the study</w:t>
      </w:r>
      <w:r w:rsidR="006C5B44" w:rsidRPr="008231D4">
        <w:rPr>
          <w:rFonts w:eastAsia="Arial" w:cs="Arial"/>
        </w:rPr>
        <w:t>.</w:t>
      </w:r>
      <w:r w:rsidR="1D1F45E9" w:rsidRPr="008231D4">
        <w:rPr>
          <w:rFonts w:eastAsia="Arial" w:cs="Arial"/>
        </w:rPr>
        <w:t xml:space="preserve"> I</w:t>
      </w:r>
      <w:r w:rsidR="05F5A5DC" w:rsidRPr="008231D4">
        <w:rPr>
          <w:rFonts w:eastAsia="Arial" w:cs="Arial"/>
        </w:rPr>
        <w:t>t</w:t>
      </w:r>
      <w:r w:rsidR="1D1F45E9" w:rsidRPr="008231D4">
        <w:rPr>
          <w:rFonts w:eastAsia="Arial" w:cs="Arial"/>
        </w:rPr>
        <w:t xml:space="preserve"> also </w:t>
      </w:r>
      <w:r w:rsidR="11299019" w:rsidRPr="008231D4">
        <w:rPr>
          <w:rFonts w:eastAsia="Arial" w:cs="Arial"/>
        </w:rPr>
        <w:t xml:space="preserve">allows generation of </w:t>
      </w:r>
      <w:r w:rsidR="001F606D" w:rsidRPr="008231D4">
        <w:rPr>
          <w:rFonts w:eastAsia="Arial" w:cs="Arial"/>
        </w:rPr>
        <w:t>diverse</w:t>
      </w:r>
      <w:r w:rsidR="11299019" w:rsidRPr="008231D4">
        <w:rPr>
          <w:rFonts w:eastAsia="Arial" w:cs="Arial"/>
        </w:rPr>
        <w:t xml:space="preserve"> data which may provide distinct information and insights into the mechanisms at play.</w:t>
      </w:r>
    </w:p>
    <w:p w14:paraId="7BBA4D72" w14:textId="77777777" w:rsidR="00D35E7B" w:rsidRDefault="00D35E7B">
      <w:pPr>
        <w:spacing w:line="279" w:lineRule="auto"/>
        <w:rPr>
          <w:ins w:id="51" w:author="Lucien Bickerstaff" w:date="2026-02-02T15:33:00Z" w16du:dateUtc="2026-02-02T14:33:00Z"/>
          <w:rFonts w:cs="Arial"/>
          <w:color w:val="0E2841" w:themeColor="text2"/>
          <w:sz w:val="20"/>
          <w:szCs w:val="20"/>
        </w:rPr>
      </w:pPr>
      <w:bookmarkStart w:id="52" w:name="_Ref220331170"/>
      <w:ins w:id="53" w:author="Lucien Bickerstaff" w:date="2026-02-02T15:33:00Z" w16du:dateUtc="2026-02-02T14:33:00Z">
        <w:r>
          <w:rPr>
            <w:rFonts w:cs="Arial"/>
            <w:i/>
            <w:iCs/>
            <w:sz w:val="20"/>
            <w:szCs w:val="20"/>
          </w:rPr>
          <w:br w:type="page"/>
        </w:r>
      </w:ins>
    </w:p>
    <w:p w14:paraId="313AFFE2" w14:textId="59826DC7" w:rsidR="0025330E" w:rsidRPr="00BC0DD3" w:rsidRDefault="0025330E" w:rsidP="00BC0DD3">
      <w:pPr>
        <w:pStyle w:val="Caption"/>
      </w:pPr>
      <w:r w:rsidRPr="00BC0DD3">
        <w:t xml:space="preserve">Table </w:t>
      </w:r>
      <w:r w:rsidRPr="00BC0DD3">
        <w:fldChar w:fldCharType="begin"/>
      </w:r>
      <w:r w:rsidRPr="00BC0DD3">
        <w:instrText xml:space="preserve"> SEQ Table \* ARABIC </w:instrText>
      </w:r>
      <w:r w:rsidRPr="00BC0DD3">
        <w:fldChar w:fldCharType="separate"/>
      </w:r>
      <w:r w:rsidR="005F2991" w:rsidRPr="00BC0DD3">
        <w:t>1</w:t>
      </w:r>
      <w:r w:rsidRPr="00BC0DD3">
        <w:fldChar w:fldCharType="end"/>
      </w:r>
      <w:bookmarkEnd w:id="52"/>
      <w:r w:rsidRPr="00BC0DD3">
        <w:t>. Changes between the pilot and preregistered protocols</w:t>
      </w:r>
    </w:p>
    <w:tbl>
      <w:tblPr>
        <w:tblStyle w:val="TableGrid"/>
        <w:tblW w:w="0" w:type="auto"/>
        <w:jc w:val="center"/>
        <w:tblLook w:val="04A0" w:firstRow="1" w:lastRow="0" w:firstColumn="1" w:lastColumn="0" w:noHBand="0" w:noVBand="1"/>
      </w:tblPr>
      <w:tblGrid>
        <w:gridCol w:w="2689"/>
        <w:gridCol w:w="3330"/>
        <w:gridCol w:w="3331"/>
      </w:tblGrid>
      <w:tr w:rsidR="00AA1B3A" w:rsidRPr="00764BBF" w14:paraId="6D64FC06" w14:textId="77777777" w:rsidTr="00C83B84">
        <w:trPr>
          <w:trHeight w:val="397"/>
          <w:jc w:val="center"/>
        </w:trPr>
        <w:tc>
          <w:tcPr>
            <w:tcW w:w="2689" w:type="dxa"/>
            <w:vAlign w:val="center"/>
          </w:tcPr>
          <w:p w14:paraId="7502DF01" w14:textId="3CC5CF78" w:rsidR="00AA1B3A" w:rsidRPr="00C83B84" w:rsidRDefault="008108FA" w:rsidP="00C83B84">
            <w:pPr>
              <w:jc w:val="center"/>
              <w:rPr>
                <w:rFonts w:eastAsia="Arial" w:cs="Arial"/>
                <w:b/>
                <w:bCs/>
                <w:sz w:val="18"/>
                <w:szCs w:val="18"/>
              </w:rPr>
            </w:pPr>
            <w:r w:rsidRPr="00C83B84">
              <w:rPr>
                <w:rFonts w:eastAsia="Arial" w:cs="Arial"/>
                <w:b/>
                <w:bCs/>
                <w:sz w:val="18"/>
                <w:szCs w:val="18"/>
              </w:rPr>
              <w:t>Property</w:t>
            </w:r>
          </w:p>
        </w:tc>
        <w:tc>
          <w:tcPr>
            <w:tcW w:w="3330" w:type="dxa"/>
            <w:vAlign w:val="center"/>
          </w:tcPr>
          <w:p w14:paraId="0A322479" w14:textId="42D6221C" w:rsidR="00AA1B3A" w:rsidRPr="00C83B84" w:rsidRDefault="00AA1B3A" w:rsidP="00C83B84">
            <w:pPr>
              <w:jc w:val="center"/>
              <w:rPr>
                <w:rFonts w:eastAsia="Arial" w:cs="Arial"/>
                <w:b/>
                <w:bCs/>
                <w:sz w:val="18"/>
                <w:szCs w:val="18"/>
              </w:rPr>
            </w:pPr>
            <w:r w:rsidRPr="00C83B84">
              <w:rPr>
                <w:rFonts w:eastAsia="Arial" w:cs="Arial"/>
                <w:b/>
                <w:bCs/>
                <w:sz w:val="18"/>
                <w:szCs w:val="18"/>
              </w:rPr>
              <w:t>Pilot protocol</w:t>
            </w:r>
          </w:p>
        </w:tc>
        <w:tc>
          <w:tcPr>
            <w:tcW w:w="3331" w:type="dxa"/>
            <w:vAlign w:val="center"/>
          </w:tcPr>
          <w:p w14:paraId="40ADFA38" w14:textId="533389C1" w:rsidR="00AA1B3A" w:rsidRPr="00C83B84" w:rsidRDefault="00AA1B3A" w:rsidP="00C83B84">
            <w:pPr>
              <w:jc w:val="center"/>
              <w:rPr>
                <w:rFonts w:eastAsia="Arial" w:cs="Arial"/>
                <w:b/>
                <w:bCs/>
                <w:sz w:val="18"/>
                <w:szCs w:val="18"/>
              </w:rPr>
            </w:pPr>
            <w:r w:rsidRPr="00C83B84">
              <w:rPr>
                <w:rFonts w:eastAsia="Arial" w:cs="Arial"/>
                <w:b/>
                <w:bCs/>
                <w:sz w:val="18"/>
                <w:szCs w:val="18"/>
              </w:rPr>
              <w:t>Final protocol</w:t>
            </w:r>
          </w:p>
        </w:tc>
      </w:tr>
      <w:tr w:rsidR="00AA1B3A" w:rsidRPr="00764BBF" w14:paraId="15FD89B4" w14:textId="77777777" w:rsidTr="00C83B84">
        <w:trPr>
          <w:trHeight w:val="397"/>
          <w:jc w:val="center"/>
        </w:trPr>
        <w:tc>
          <w:tcPr>
            <w:tcW w:w="2689" w:type="dxa"/>
            <w:vAlign w:val="center"/>
          </w:tcPr>
          <w:p w14:paraId="56256F89" w14:textId="26D2DB18" w:rsidR="00AA1B3A" w:rsidRPr="00C83B84" w:rsidRDefault="00AA1B3A" w:rsidP="00A42160">
            <w:pPr>
              <w:rPr>
                <w:rFonts w:eastAsia="Arial" w:cs="Arial"/>
                <w:b/>
                <w:bCs/>
                <w:sz w:val="18"/>
                <w:szCs w:val="18"/>
              </w:rPr>
            </w:pPr>
            <w:r w:rsidRPr="00C83B84">
              <w:rPr>
                <w:rFonts w:eastAsia="Arial" w:cs="Arial"/>
                <w:b/>
                <w:bCs/>
                <w:sz w:val="18"/>
                <w:szCs w:val="18"/>
              </w:rPr>
              <w:t xml:space="preserve">Number of </w:t>
            </w:r>
            <w:r w:rsidR="009607CB" w:rsidRPr="00C83B84">
              <w:rPr>
                <w:rFonts w:eastAsia="Arial" w:cs="Arial"/>
                <w:b/>
                <w:bCs/>
                <w:sz w:val="18"/>
                <w:szCs w:val="18"/>
              </w:rPr>
              <w:t>laboratory visits</w:t>
            </w:r>
          </w:p>
        </w:tc>
        <w:tc>
          <w:tcPr>
            <w:tcW w:w="3330" w:type="dxa"/>
            <w:vAlign w:val="center"/>
          </w:tcPr>
          <w:p w14:paraId="7534B043" w14:textId="24A106DF" w:rsidR="00AA1B3A" w:rsidRPr="00C83B84" w:rsidRDefault="00AA1B3A" w:rsidP="00A42160">
            <w:pPr>
              <w:rPr>
                <w:rFonts w:eastAsia="Arial" w:cs="Arial"/>
                <w:sz w:val="18"/>
                <w:szCs w:val="18"/>
              </w:rPr>
            </w:pPr>
            <w:r w:rsidRPr="00C83B84">
              <w:rPr>
                <w:rFonts w:eastAsia="Arial" w:cs="Arial"/>
                <w:sz w:val="18"/>
                <w:szCs w:val="18"/>
              </w:rPr>
              <w:t>1</w:t>
            </w:r>
          </w:p>
        </w:tc>
        <w:tc>
          <w:tcPr>
            <w:tcW w:w="3331" w:type="dxa"/>
            <w:vAlign w:val="center"/>
          </w:tcPr>
          <w:p w14:paraId="015ADDD9" w14:textId="5091649D" w:rsidR="00AA1B3A" w:rsidRPr="00C83B84" w:rsidRDefault="00AA1B3A" w:rsidP="00A42160">
            <w:pPr>
              <w:rPr>
                <w:rFonts w:eastAsia="Arial" w:cs="Arial"/>
                <w:sz w:val="18"/>
                <w:szCs w:val="18"/>
              </w:rPr>
            </w:pPr>
            <w:r w:rsidRPr="00C83B84">
              <w:rPr>
                <w:rFonts w:eastAsia="Arial" w:cs="Arial"/>
                <w:sz w:val="18"/>
                <w:szCs w:val="18"/>
              </w:rPr>
              <w:t>4</w:t>
            </w:r>
          </w:p>
        </w:tc>
      </w:tr>
      <w:tr w:rsidR="00AA1B3A" w:rsidRPr="00764BBF" w14:paraId="5249D0AC" w14:textId="77777777" w:rsidTr="00C83B84">
        <w:trPr>
          <w:trHeight w:val="397"/>
          <w:jc w:val="center"/>
        </w:trPr>
        <w:tc>
          <w:tcPr>
            <w:tcW w:w="2689" w:type="dxa"/>
            <w:vAlign w:val="center"/>
          </w:tcPr>
          <w:p w14:paraId="3A9876E3" w14:textId="5A4C1FA9" w:rsidR="00AA1B3A" w:rsidRPr="00C83B84" w:rsidRDefault="00A26E15" w:rsidP="00A42160">
            <w:pPr>
              <w:rPr>
                <w:rFonts w:eastAsia="Arial" w:cs="Arial"/>
                <w:b/>
                <w:bCs/>
                <w:sz w:val="18"/>
                <w:szCs w:val="18"/>
              </w:rPr>
            </w:pPr>
            <w:r w:rsidRPr="00C83B84">
              <w:rPr>
                <w:rFonts w:eastAsia="Arial" w:cs="Arial"/>
                <w:b/>
                <w:bCs/>
                <w:sz w:val="18"/>
                <w:szCs w:val="18"/>
              </w:rPr>
              <w:t>Stimuli</w:t>
            </w:r>
          </w:p>
        </w:tc>
        <w:tc>
          <w:tcPr>
            <w:tcW w:w="3330" w:type="dxa"/>
            <w:vAlign w:val="center"/>
          </w:tcPr>
          <w:p w14:paraId="67F709FF" w14:textId="77777777" w:rsidR="00622F8F" w:rsidRPr="00C83B84" w:rsidRDefault="0058756D" w:rsidP="00A42160">
            <w:pPr>
              <w:rPr>
                <w:rFonts w:eastAsia="Arial" w:cs="Arial"/>
                <w:b/>
                <w:bCs/>
                <w:sz w:val="18"/>
                <w:szCs w:val="18"/>
              </w:rPr>
            </w:pPr>
            <w:r w:rsidRPr="00C83B84">
              <w:rPr>
                <w:rFonts w:eastAsia="Arial" w:cs="Arial"/>
                <w:b/>
                <w:bCs/>
                <w:sz w:val="18"/>
                <w:szCs w:val="18"/>
              </w:rPr>
              <w:t xml:space="preserve">Varying intensity </w:t>
            </w:r>
          </w:p>
          <w:p w14:paraId="0615C629" w14:textId="231EC06B" w:rsidR="00AA1B3A" w:rsidRPr="00C83B84" w:rsidRDefault="00622F8F" w:rsidP="00A42160">
            <w:pPr>
              <w:rPr>
                <w:rFonts w:eastAsia="Arial" w:cs="Arial"/>
                <w:sz w:val="18"/>
                <w:szCs w:val="18"/>
              </w:rPr>
            </w:pPr>
            <w:r w:rsidRPr="00C83B84">
              <w:rPr>
                <w:rFonts w:eastAsia="Arial" w:cs="Arial"/>
                <w:sz w:val="18"/>
                <w:szCs w:val="18"/>
              </w:rPr>
              <w:t>“W</w:t>
            </w:r>
            <w:r w:rsidR="0058756D" w:rsidRPr="00C83B84">
              <w:rPr>
                <w:rFonts w:eastAsia="Arial" w:cs="Arial"/>
                <w:sz w:val="18"/>
                <w:szCs w:val="18"/>
              </w:rPr>
              <w:t>hite light</w:t>
            </w:r>
            <w:r w:rsidR="004D49DF" w:rsidRPr="00C83B84">
              <w:rPr>
                <w:rFonts w:eastAsia="Arial" w:cs="Arial"/>
                <w:sz w:val="18"/>
                <w:szCs w:val="18"/>
              </w:rPr>
              <w:t>”</w:t>
            </w:r>
            <w:r w:rsidR="000205D8" w:rsidRPr="00C83B84">
              <w:rPr>
                <w:rFonts w:eastAsia="Arial" w:cs="Arial"/>
                <w:sz w:val="18"/>
                <w:szCs w:val="18"/>
              </w:rPr>
              <w:t>:</w:t>
            </w:r>
            <w:r w:rsidR="004D49DF" w:rsidRPr="00C83B84">
              <w:rPr>
                <w:rFonts w:eastAsia="Arial" w:cs="Arial"/>
                <w:sz w:val="18"/>
                <w:szCs w:val="18"/>
              </w:rPr>
              <w:t xml:space="preserve"> all 10 primaries</w:t>
            </w:r>
            <w:r w:rsidR="000205D8" w:rsidRPr="00C83B84">
              <w:rPr>
                <w:rFonts w:eastAsia="Arial" w:cs="Arial"/>
                <w:sz w:val="18"/>
                <w:szCs w:val="18"/>
              </w:rPr>
              <w:t xml:space="preserve"> on</w:t>
            </w:r>
            <w:r w:rsidR="00A348DC" w:rsidRPr="00C83B84">
              <w:rPr>
                <w:rFonts w:eastAsia="Arial" w:cs="Arial"/>
                <w:sz w:val="18"/>
                <w:szCs w:val="18"/>
              </w:rPr>
              <w:t>, constant spectra</w:t>
            </w:r>
            <w:r w:rsidR="000205D8" w:rsidRPr="00C83B84">
              <w:rPr>
                <w:rFonts w:eastAsia="Arial" w:cs="Arial"/>
                <w:sz w:val="18"/>
                <w:szCs w:val="18"/>
              </w:rPr>
              <w:t>:</w:t>
            </w:r>
            <w:r w:rsidR="00A348DC" w:rsidRPr="00C83B84">
              <w:rPr>
                <w:rFonts w:eastAsia="Arial" w:cs="Arial"/>
                <w:sz w:val="18"/>
                <w:szCs w:val="18"/>
              </w:rPr>
              <w:t xml:space="preserve"> CCT = 5000</w:t>
            </w:r>
            <w:r w:rsidR="00771C68" w:rsidRPr="00C83B84">
              <w:rPr>
                <w:rFonts w:eastAsia="Arial" w:cs="Arial"/>
                <w:sz w:val="18"/>
                <w:szCs w:val="18"/>
              </w:rPr>
              <w:t xml:space="preserve"> </w:t>
            </w:r>
            <w:r w:rsidR="00A348DC" w:rsidRPr="00C83B84">
              <w:rPr>
                <w:rFonts w:eastAsia="Arial" w:cs="Arial"/>
                <w:sz w:val="18"/>
                <w:szCs w:val="18"/>
              </w:rPr>
              <w:t>K</w:t>
            </w:r>
          </w:p>
        </w:tc>
        <w:tc>
          <w:tcPr>
            <w:tcW w:w="3331" w:type="dxa"/>
            <w:vAlign w:val="center"/>
          </w:tcPr>
          <w:p w14:paraId="7B174409" w14:textId="77777777" w:rsidR="0071397E" w:rsidRPr="00C83B84" w:rsidRDefault="0085544A" w:rsidP="00A42160">
            <w:pPr>
              <w:rPr>
                <w:rFonts w:eastAsia="Arial" w:cs="Arial"/>
                <w:b/>
                <w:bCs/>
                <w:sz w:val="18"/>
                <w:szCs w:val="18"/>
              </w:rPr>
            </w:pPr>
            <w:r w:rsidRPr="00C83B84">
              <w:rPr>
                <w:rFonts w:eastAsia="Arial" w:cs="Arial"/>
                <w:b/>
                <w:bCs/>
                <w:sz w:val="18"/>
                <w:szCs w:val="18"/>
              </w:rPr>
              <w:t>Varying spectrum</w:t>
            </w:r>
          </w:p>
          <w:p w14:paraId="0C5FCD0B" w14:textId="788E0308" w:rsidR="00AA1B3A" w:rsidRPr="00C83B84" w:rsidRDefault="00622F8F" w:rsidP="00A42160">
            <w:pPr>
              <w:rPr>
                <w:rFonts w:eastAsia="Arial" w:cs="Arial"/>
                <w:b/>
                <w:bCs/>
                <w:sz w:val="18"/>
                <w:szCs w:val="18"/>
              </w:rPr>
            </w:pPr>
            <w:r w:rsidRPr="00C83B84">
              <w:rPr>
                <w:rFonts w:eastAsia="Arial" w:cs="Arial"/>
                <w:sz w:val="18"/>
                <w:szCs w:val="18"/>
              </w:rPr>
              <w:t>I</w:t>
            </w:r>
            <w:r w:rsidR="00A26E15" w:rsidRPr="00C83B84">
              <w:rPr>
                <w:rFonts w:eastAsia="Arial" w:cs="Arial"/>
                <w:sz w:val="18"/>
                <w:szCs w:val="18"/>
              </w:rPr>
              <w:t xml:space="preserve">ndividual primaries at </w:t>
            </w:r>
            <w:r w:rsidR="0085544A" w:rsidRPr="00C83B84">
              <w:rPr>
                <w:rFonts w:eastAsia="Arial" w:cs="Arial"/>
                <w:sz w:val="18"/>
                <w:szCs w:val="18"/>
              </w:rPr>
              <w:t>f</w:t>
            </w:r>
            <w:r w:rsidR="0058756D" w:rsidRPr="00C83B84">
              <w:rPr>
                <w:rFonts w:eastAsia="Arial" w:cs="Arial"/>
                <w:sz w:val="18"/>
                <w:szCs w:val="18"/>
              </w:rPr>
              <w:t xml:space="preserve">ixed </w:t>
            </w:r>
            <w:r w:rsidR="00E57379" w:rsidRPr="00C83B84">
              <w:rPr>
                <w:rFonts w:eastAsia="Arial" w:cs="Arial"/>
                <w:sz w:val="18"/>
                <w:szCs w:val="18"/>
              </w:rPr>
              <w:t>ir</w:t>
            </w:r>
            <w:r w:rsidR="0058756D" w:rsidRPr="00C83B84">
              <w:rPr>
                <w:rFonts w:eastAsia="Arial" w:cs="Arial"/>
                <w:sz w:val="18"/>
                <w:szCs w:val="18"/>
              </w:rPr>
              <w:t>radiance</w:t>
            </w:r>
            <w:r w:rsidR="0071397E" w:rsidRPr="00C83B84">
              <w:rPr>
                <w:rFonts w:eastAsia="Arial" w:cs="Arial"/>
                <w:sz w:val="18"/>
                <w:szCs w:val="18"/>
              </w:rPr>
              <w:t xml:space="preserve"> for each laboratory visit</w:t>
            </w:r>
          </w:p>
        </w:tc>
      </w:tr>
      <w:tr w:rsidR="00E57379" w:rsidRPr="00764BBF" w14:paraId="6BB0D01C" w14:textId="77777777" w:rsidTr="00C83B84">
        <w:trPr>
          <w:trHeight w:val="397"/>
          <w:jc w:val="center"/>
        </w:trPr>
        <w:tc>
          <w:tcPr>
            <w:tcW w:w="2689" w:type="dxa"/>
            <w:vAlign w:val="center"/>
          </w:tcPr>
          <w:p w14:paraId="77CDF43E" w14:textId="21295A8D" w:rsidR="00E57379" w:rsidRPr="00C83B84" w:rsidRDefault="00E57379" w:rsidP="00A42160">
            <w:pPr>
              <w:rPr>
                <w:rFonts w:eastAsia="Arial" w:cs="Arial"/>
                <w:b/>
                <w:bCs/>
                <w:sz w:val="18"/>
                <w:szCs w:val="18"/>
              </w:rPr>
            </w:pPr>
            <w:r w:rsidRPr="00C83B84">
              <w:rPr>
                <w:rFonts w:eastAsia="Arial" w:cs="Arial"/>
                <w:b/>
                <w:bCs/>
                <w:sz w:val="18"/>
                <w:szCs w:val="18"/>
              </w:rPr>
              <w:t>Me</w:t>
            </w:r>
            <w:r w:rsidR="00993E29" w:rsidRPr="00C83B84">
              <w:rPr>
                <w:rFonts w:eastAsia="Arial" w:cs="Arial"/>
                <w:b/>
                <w:bCs/>
                <w:sz w:val="18"/>
                <w:szCs w:val="18"/>
              </w:rPr>
              <w:t>lanopic equivalent daylight illuminance (melanopic EDI)</w:t>
            </w:r>
          </w:p>
        </w:tc>
        <w:tc>
          <w:tcPr>
            <w:tcW w:w="3330" w:type="dxa"/>
            <w:vAlign w:val="center"/>
          </w:tcPr>
          <w:p w14:paraId="7F774461"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AA6A76" w:rsidRPr="00C83B84">
              <w:rPr>
                <w:rFonts w:eastAsia="Arial" w:cs="Arial"/>
                <w:sz w:val="18"/>
                <w:szCs w:val="18"/>
              </w:rPr>
              <w:t>392 –</w:t>
            </w:r>
            <w:r w:rsidR="0020146D" w:rsidRPr="00C83B84">
              <w:rPr>
                <w:rFonts w:eastAsia="Arial" w:cs="Arial"/>
                <w:sz w:val="18"/>
                <w:szCs w:val="18"/>
              </w:rPr>
              <w:t xml:space="preserve"> 8408 lx </w:t>
            </w:r>
          </w:p>
          <w:p w14:paraId="5FCFEEA8" w14:textId="6C43C8B2" w:rsidR="00005DAD" w:rsidRPr="00C83B84" w:rsidRDefault="0020146D" w:rsidP="00A42160">
            <w:pPr>
              <w:rPr>
                <w:rFonts w:eastAsia="Arial" w:cs="Arial"/>
                <w:sz w:val="18"/>
                <w:szCs w:val="18"/>
              </w:rPr>
            </w:pPr>
            <w:r w:rsidRPr="00C83B84">
              <w:rPr>
                <w:rFonts w:eastAsia="Arial" w:cs="Arial"/>
                <w:sz w:val="18"/>
                <w:szCs w:val="18"/>
              </w:rPr>
              <w:t>(</w:t>
            </w:r>
            <w:r w:rsidR="00283410" w:rsidRPr="00C83B84">
              <w:rPr>
                <w:rFonts w:eastAsia="Arial" w:cs="Arial"/>
                <w:sz w:val="18"/>
                <w:szCs w:val="18"/>
              </w:rPr>
              <w:t>~</w:t>
            </w:r>
            <w:r w:rsidRPr="00C83B84">
              <w:rPr>
                <w:rFonts w:eastAsia="Arial" w:cs="Arial"/>
                <w:sz w:val="18"/>
                <w:szCs w:val="18"/>
              </w:rPr>
              <w:t>1.3 log10 units)</w:t>
            </w:r>
            <w:r w:rsidR="00BD6BB3" w:rsidRPr="00C83B84">
              <w:rPr>
                <w:rFonts w:eastAsia="Arial" w:cs="Arial"/>
                <w:sz w:val="18"/>
                <w:szCs w:val="18"/>
              </w:rPr>
              <w:t xml:space="preserve"> </w:t>
            </w:r>
          </w:p>
          <w:p w14:paraId="331FE450" w14:textId="25E8674E" w:rsidR="00E57379" w:rsidRPr="00C83B84" w:rsidRDefault="00BD6BB3" w:rsidP="00A42160">
            <w:pPr>
              <w:rPr>
                <w:rFonts w:eastAsia="Arial" w:cs="Arial"/>
                <w:i/>
                <w:iCs/>
                <w:sz w:val="18"/>
                <w:szCs w:val="18"/>
              </w:rPr>
            </w:pPr>
            <w:r w:rsidRPr="00C83B84">
              <w:rPr>
                <w:rFonts w:eastAsia="Arial" w:cs="Arial"/>
                <w:i/>
                <w:iCs/>
                <w:sz w:val="18"/>
                <w:szCs w:val="18"/>
              </w:rPr>
              <w:t>+ dark condition (0 lx)</w:t>
            </w:r>
          </w:p>
        </w:tc>
        <w:tc>
          <w:tcPr>
            <w:tcW w:w="3331" w:type="dxa"/>
            <w:vAlign w:val="center"/>
          </w:tcPr>
          <w:p w14:paraId="0CE0DFB6"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B57672" w:rsidRPr="00C83B84">
              <w:rPr>
                <w:rFonts w:eastAsia="Arial" w:cs="Arial"/>
                <w:sz w:val="18"/>
                <w:szCs w:val="18"/>
              </w:rPr>
              <w:t>10</w:t>
            </w:r>
            <w:r w:rsidR="00342A42" w:rsidRPr="00C83B84">
              <w:rPr>
                <w:rFonts w:eastAsia="Arial" w:cs="Arial"/>
                <w:sz w:val="18"/>
                <w:szCs w:val="18"/>
              </w:rPr>
              <w:t xml:space="preserve"> – 5552 lx</w:t>
            </w:r>
            <w:r w:rsidR="00773A87" w:rsidRPr="00C83B84">
              <w:rPr>
                <w:rFonts w:eastAsia="Arial" w:cs="Arial"/>
                <w:sz w:val="18"/>
                <w:szCs w:val="18"/>
              </w:rPr>
              <w:t xml:space="preserve"> </w:t>
            </w:r>
          </w:p>
          <w:p w14:paraId="6AB0D69E" w14:textId="77777777" w:rsidR="00E57379" w:rsidRDefault="00773A87" w:rsidP="00A42160">
            <w:pPr>
              <w:rPr>
                <w:ins w:id="54" w:author="Lucien Bickerstaff" w:date="2026-02-02T15:42:00Z" w16du:dateUtc="2026-02-02T14:42:00Z"/>
                <w:rFonts w:eastAsia="Arial" w:cs="Arial"/>
                <w:sz w:val="18"/>
                <w:szCs w:val="18"/>
              </w:rPr>
            </w:pPr>
            <w:r w:rsidRPr="00C83B84">
              <w:rPr>
                <w:rFonts w:eastAsia="Arial" w:cs="Arial"/>
                <w:sz w:val="18"/>
                <w:szCs w:val="18"/>
              </w:rPr>
              <w:t>(</w:t>
            </w:r>
            <w:r w:rsidR="00283410" w:rsidRPr="00C83B84">
              <w:rPr>
                <w:rFonts w:eastAsia="Arial" w:cs="Arial"/>
                <w:sz w:val="18"/>
                <w:szCs w:val="18"/>
              </w:rPr>
              <w:t>~</w:t>
            </w:r>
            <w:r w:rsidRPr="00C83B84">
              <w:rPr>
                <w:rFonts w:eastAsia="Arial" w:cs="Arial"/>
                <w:sz w:val="18"/>
                <w:szCs w:val="18"/>
              </w:rPr>
              <w:t>2.7 log10 units)</w:t>
            </w:r>
          </w:p>
          <w:p w14:paraId="69869937" w14:textId="05AB04B9" w:rsidR="00621660" w:rsidRPr="00C83B84" w:rsidRDefault="00621660" w:rsidP="00A42160">
            <w:pPr>
              <w:rPr>
                <w:rFonts w:eastAsia="Arial" w:cs="Arial"/>
                <w:sz w:val="18"/>
                <w:szCs w:val="18"/>
              </w:rPr>
            </w:pPr>
          </w:p>
        </w:tc>
      </w:tr>
      <w:tr w:rsidR="00C20BF5" w:rsidRPr="00764BBF" w14:paraId="61455618" w14:textId="77777777" w:rsidTr="00C83B84">
        <w:trPr>
          <w:trHeight w:val="397"/>
          <w:jc w:val="center"/>
        </w:trPr>
        <w:tc>
          <w:tcPr>
            <w:tcW w:w="2689" w:type="dxa"/>
            <w:vAlign w:val="center"/>
          </w:tcPr>
          <w:p w14:paraId="619CE5CD" w14:textId="1E377DF9" w:rsidR="00C20BF5" w:rsidRPr="00C83B84" w:rsidRDefault="00993E29" w:rsidP="00A42160">
            <w:pPr>
              <w:rPr>
                <w:rFonts w:eastAsia="Arial" w:cs="Arial"/>
                <w:b/>
                <w:bCs/>
                <w:sz w:val="18"/>
                <w:szCs w:val="18"/>
              </w:rPr>
            </w:pPr>
            <w:r w:rsidRPr="00C83B84">
              <w:rPr>
                <w:rFonts w:eastAsia="Arial" w:cs="Arial"/>
                <w:b/>
                <w:bCs/>
                <w:sz w:val="18"/>
                <w:szCs w:val="18"/>
              </w:rPr>
              <w:t>Photopic illuminance</w:t>
            </w:r>
          </w:p>
        </w:tc>
        <w:tc>
          <w:tcPr>
            <w:tcW w:w="3330" w:type="dxa"/>
            <w:vAlign w:val="center"/>
          </w:tcPr>
          <w:p w14:paraId="017DB118"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C20BF5" w:rsidRPr="00C83B84">
              <w:rPr>
                <w:rFonts w:eastAsia="Arial" w:cs="Arial"/>
                <w:sz w:val="18"/>
                <w:szCs w:val="18"/>
              </w:rPr>
              <w:t xml:space="preserve">486 – 9821 lx </w:t>
            </w:r>
          </w:p>
          <w:p w14:paraId="03833211" w14:textId="674FF52D" w:rsidR="00005DAD" w:rsidRPr="00C83B84" w:rsidRDefault="00C20BF5" w:rsidP="00A42160">
            <w:pPr>
              <w:rPr>
                <w:rFonts w:eastAsia="Arial" w:cs="Arial"/>
                <w:sz w:val="18"/>
                <w:szCs w:val="18"/>
              </w:rPr>
            </w:pPr>
            <w:r w:rsidRPr="00C83B84">
              <w:rPr>
                <w:rFonts w:eastAsia="Arial" w:cs="Arial"/>
                <w:sz w:val="18"/>
                <w:szCs w:val="18"/>
              </w:rPr>
              <w:t>(</w:t>
            </w:r>
            <w:r w:rsidR="00283410" w:rsidRPr="00C83B84">
              <w:rPr>
                <w:rFonts w:eastAsia="Arial" w:cs="Arial"/>
                <w:sz w:val="18"/>
                <w:szCs w:val="18"/>
              </w:rPr>
              <w:t>~</w:t>
            </w:r>
            <w:r w:rsidRPr="00C83B84">
              <w:rPr>
                <w:rFonts w:eastAsia="Arial" w:cs="Arial"/>
                <w:sz w:val="18"/>
                <w:szCs w:val="18"/>
              </w:rPr>
              <w:t xml:space="preserve">1.3 log10 units) </w:t>
            </w:r>
          </w:p>
          <w:p w14:paraId="5B28C675" w14:textId="51494905" w:rsidR="00C20BF5" w:rsidRPr="00C83B84" w:rsidRDefault="00C20BF5" w:rsidP="00A42160">
            <w:pPr>
              <w:rPr>
                <w:rFonts w:eastAsia="Arial" w:cs="Arial"/>
                <w:i/>
                <w:iCs/>
                <w:sz w:val="18"/>
                <w:szCs w:val="18"/>
              </w:rPr>
            </w:pPr>
            <w:r w:rsidRPr="00C83B84">
              <w:rPr>
                <w:rFonts w:eastAsia="Arial" w:cs="Arial"/>
                <w:i/>
                <w:iCs/>
                <w:sz w:val="18"/>
                <w:szCs w:val="18"/>
              </w:rPr>
              <w:t>+ dark condition (0 lx)</w:t>
            </w:r>
          </w:p>
        </w:tc>
        <w:tc>
          <w:tcPr>
            <w:tcW w:w="3331" w:type="dxa"/>
            <w:vAlign w:val="center"/>
          </w:tcPr>
          <w:p w14:paraId="0AF55E3B" w14:textId="77777777" w:rsidR="000166DD" w:rsidRPr="00C83B84" w:rsidRDefault="00507D7E" w:rsidP="00A42160">
            <w:pPr>
              <w:rPr>
                <w:rFonts w:eastAsia="Arial" w:cs="Arial"/>
                <w:sz w:val="18"/>
                <w:szCs w:val="18"/>
              </w:rPr>
            </w:pPr>
            <w:r w:rsidRPr="00C83B84">
              <w:rPr>
                <w:rFonts w:eastAsia="Arial" w:cs="Arial"/>
                <w:sz w:val="18"/>
                <w:szCs w:val="18"/>
              </w:rPr>
              <w:t xml:space="preserve">Range: </w:t>
            </w:r>
            <w:r w:rsidR="00E03019" w:rsidRPr="00C83B84">
              <w:rPr>
                <w:rFonts w:eastAsia="Arial" w:cs="Arial"/>
                <w:sz w:val="18"/>
                <w:szCs w:val="18"/>
              </w:rPr>
              <w:t>2 –</w:t>
            </w:r>
            <w:r w:rsidR="00CB287C" w:rsidRPr="00C83B84">
              <w:rPr>
                <w:rFonts w:eastAsia="Arial" w:cs="Arial"/>
                <w:sz w:val="18"/>
                <w:szCs w:val="18"/>
              </w:rPr>
              <w:t xml:space="preserve"> 4443 lx</w:t>
            </w:r>
            <w:r w:rsidR="00283410" w:rsidRPr="00C83B84">
              <w:rPr>
                <w:rFonts w:eastAsia="Arial" w:cs="Arial"/>
                <w:sz w:val="18"/>
                <w:szCs w:val="18"/>
              </w:rPr>
              <w:t xml:space="preserve"> </w:t>
            </w:r>
          </w:p>
          <w:p w14:paraId="41149E4B" w14:textId="77777777" w:rsidR="00C20BF5" w:rsidRDefault="00283410" w:rsidP="00A42160">
            <w:pPr>
              <w:rPr>
                <w:ins w:id="55" w:author="Lucien Bickerstaff" w:date="2026-02-02T15:42:00Z" w16du:dateUtc="2026-02-02T14:42:00Z"/>
                <w:rFonts w:eastAsia="Arial" w:cs="Arial"/>
                <w:sz w:val="18"/>
                <w:szCs w:val="18"/>
              </w:rPr>
            </w:pPr>
            <w:r w:rsidRPr="00C83B84">
              <w:rPr>
                <w:rFonts w:eastAsia="Arial" w:cs="Arial"/>
                <w:sz w:val="18"/>
                <w:szCs w:val="18"/>
              </w:rPr>
              <w:t>(~3.3 log10 units)</w:t>
            </w:r>
          </w:p>
          <w:p w14:paraId="4652604D" w14:textId="6944AEDE" w:rsidR="00621660" w:rsidRPr="00C83B84" w:rsidRDefault="00621660" w:rsidP="00A42160">
            <w:pPr>
              <w:rPr>
                <w:rFonts w:eastAsia="Arial" w:cs="Arial"/>
                <w:sz w:val="18"/>
                <w:szCs w:val="18"/>
              </w:rPr>
            </w:pPr>
          </w:p>
        </w:tc>
      </w:tr>
      <w:tr w:rsidR="0010369B" w:rsidRPr="00764BBF" w14:paraId="0F4AD65B" w14:textId="77777777" w:rsidTr="00C83B84">
        <w:trPr>
          <w:trHeight w:val="397"/>
          <w:jc w:val="center"/>
        </w:trPr>
        <w:tc>
          <w:tcPr>
            <w:tcW w:w="2689" w:type="dxa"/>
            <w:vAlign w:val="center"/>
          </w:tcPr>
          <w:p w14:paraId="781B0CA5" w14:textId="5E0CF4C1" w:rsidR="0010369B" w:rsidRPr="00C83B84" w:rsidRDefault="0010369B" w:rsidP="00A42160">
            <w:pPr>
              <w:rPr>
                <w:rFonts w:eastAsia="Arial" w:cs="Arial"/>
                <w:b/>
                <w:bCs/>
                <w:sz w:val="18"/>
                <w:szCs w:val="18"/>
              </w:rPr>
            </w:pPr>
            <w:r w:rsidRPr="00C83B84">
              <w:rPr>
                <w:rFonts w:eastAsia="Arial" w:cs="Arial"/>
                <w:b/>
                <w:bCs/>
                <w:sz w:val="18"/>
                <w:szCs w:val="18"/>
              </w:rPr>
              <w:t>Illuminance/Mel EDI ratio</w:t>
            </w:r>
          </w:p>
        </w:tc>
        <w:tc>
          <w:tcPr>
            <w:tcW w:w="3330" w:type="dxa"/>
            <w:vAlign w:val="center"/>
          </w:tcPr>
          <w:p w14:paraId="448F87C7" w14:textId="77777777" w:rsidR="000166DD" w:rsidRPr="00C83B84" w:rsidRDefault="000205D8" w:rsidP="00A42160">
            <w:pPr>
              <w:rPr>
                <w:rFonts w:eastAsia="Arial" w:cs="Arial"/>
                <w:sz w:val="18"/>
                <w:szCs w:val="18"/>
              </w:rPr>
            </w:pPr>
            <w:r w:rsidRPr="00C83B84">
              <w:rPr>
                <w:rFonts w:eastAsia="Arial" w:cs="Arial"/>
                <w:sz w:val="18"/>
                <w:szCs w:val="18"/>
              </w:rPr>
              <w:t>Fixed</w:t>
            </w:r>
          </w:p>
          <w:p w14:paraId="52C581BB" w14:textId="77777777" w:rsidR="0010369B" w:rsidRDefault="000205D8" w:rsidP="00A42160">
            <w:pPr>
              <w:rPr>
                <w:ins w:id="56" w:author="Lucien Bickerstaff" w:date="2026-02-02T15:42:00Z" w16du:dateUtc="2026-02-02T14:42:00Z"/>
                <w:rFonts w:eastAsia="Arial" w:cs="Arial"/>
                <w:sz w:val="18"/>
                <w:szCs w:val="18"/>
              </w:rPr>
            </w:pPr>
            <w:r w:rsidRPr="00C83B84">
              <w:rPr>
                <w:rFonts w:eastAsia="Arial" w:cs="Arial"/>
                <w:sz w:val="18"/>
                <w:szCs w:val="18"/>
              </w:rPr>
              <w:t>~1.2</w:t>
            </w:r>
          </w:p>
          <w:p w14:paraId="40C10CDA" w14:textId="1DDD0EDA" w:rsidR="00621660" w:rsidRPr="00C83B84" w:rsidRDefault="00621660" w:rsidP="00A42160">
            <w:pPr>
              <w:rPr>
                <w:rFonts w:eastAsia="Arial" w:cs="Arial"/>
                <w:sz w:val="18"/>
                <w:szCs w:val="18"/>
              </w:rPr>
            </w:pPr>
          </w:p>
        </w:tc>
        <w:tc>
          <w:tcPr>
            <w:tcW w:w="3331" w:type="dxa"/>
            <w:vAlign w:val="center"/>
          </w:tcPr>
          <w:p w14:paraId="2D4F94EF" w14:textId="77777777" w:rsidR="000166DD" w:rsidRPr="00C83B84" w:rsidRDefault="000205D8" w:rsidP="00A42160">
            <w:pPr>
              <w:rPr>
                <w:rFonts w:eastAsia="Arial" w:cs="Arial"/>
                <w:sz w:val="18"/>
                <w:szCs w:val="18"/>
              </w:rPr>
            </w:pPr>
            <w:r w:rsidRPr="00C83B84">
              <w:rPr>
                <w:rFonts w:eastAsia="Arial" w:cs="Arial"/>
                <w:sz w:val="18"/>
                <w:szCs w:val="18"/>
              </w:rPr>
              <w:t>Variable</w:t>
            </w:r>
          </w:p>
          <w:p w14:paraId="54D7D553" w14:textId="77777777" w:rsidR="000166DD" w:rsidRPr="00C83B84" w:rsidRDefault="000166DD" w:rsidP="00A42160">
            <w:pPr>
              <w:rPr>
                <w:rFonts w:eastAsia="Arial" w:cs="Arial"/>
                <w:sz w:val="18"/>
                <w:szCs w:val="18"/>
              </w:rPr>
            </w:pPr>
            <w:r w:rsidRPr="00C83B84">
              <w:rPr>
                <w:rFonts w:eastAsia="Arial" w:cs="Arial"/>
                <w:sz w:val="18"/>
                <w:szCs w:val="18"/>
              </w:rPr>
              <w:t>R</w:t>
            </w:r>
            <w:r w:rsidR="000205D8" w:rsidRPr="00C83B84">
              <w:rPr>
                <w:rFonts w:eastAsia="Arial" w:cs="Arial"/>
                <w:sz w:val="18"/>
                <w:szCs w:val="18"/>
              </w:rPr>
              <w:t>ange:</w:t>
            </w:r>
            <w:r w:rsidR="00233B18" w:rsidRPr="00C83B84">
              <w:rPr>
                <w:rFonts w:eastAsia="Arial" w:cs="Arial"/>
                <w:sz w:val="18"/>
                <w:szCs w:val="18"/>
              </w:rPr>
              <w:t xml:space="preserve"> 0.1 – 2.56</w:t>
            </w:r>
            <w:r w:rsidR="00F404B9" w:rsidRPr="00C83B84">
              <w:rPr>
                <w:rFonts w:eastAsia="Arial" w:cs="Arial"/>
                <w:sz w:val="18"/>
                <w:szCs w:val="18"/>
              </w:rPr>
              <w:t xml:space="preserve"> </w:t>
            </w:r>
          </w:p>
          <w:p w14:paraId="4916EB39" w14:textId="27286C84" w:rsidR="0010369B" w:rsidRPr="00C83B84" w:rsidRDefault="00F404B9" w:rsidP="00A42160">
            <w:pPr>
              <w:rPr>
                <w:rFonts w:eastAsia="Arial" w:cs="Arial"/>
                <w:sz w:val="18"/>
                <w:szCs w:val="18"/>
              </w:rPr>
            </w:pPr>
            <w:r w:rsidRPr="00C83B84">
              <w:rPr>
                <w:rFonts w:eastAsia="Arial" w:cs="Arial"/>
                <w:sz w:val="18"/>
                <w:szCs w:val="18"/>
              </w:rPr>
              <w:t>(~1.4 log10 units)</w:t>
            </w:r>
          </w:p>
        </w:tc>
      </w:tr>
      <w:tr w:rsidR="00E65256" w:rsidRPr="00764BBF" w14:paraId="41FCB0EC" w14:textId="77777777" w:rsidTr="00C83B84">
        <w:trPr>
          <w:trHeight w:val="397"/>
          <w:jc w:val="center"/>
        </w:trPr>
        <w:tc>
          <w:tcPr>
            <w:tcW w:w="2689" w:type="dxa"/>
            <w:vAlign w:val="center"/>
          </w:tcPr>
          <w:p w14:paraId="5CA47302" w14:textId="4DAB00C6" w:rsidR="00E65256" w:rsidRPr="00C83B84" w:rsidRDefault="00E65256" w:rsidP="00A42160">
            <w:pPr>
              <w:rPr>
                <w:rFonts w:eastAsia="Arial" w:cs="Arial"/>
                <w:b/>
                <w:bCs/>
                <w:sz w:val="18"/>
                <w:szCs w:val="18"/>
              </w:rPr>
            </w:pPr>
            <w:r w:rsidRPr="00C83B84">
              <w:rPr>
                <w:rFonts w:eastAsia="Arial" w:cs="Arial"/>
                <w:b/>
                <w:bCs/>
                <w:sz w:val="18"/>
                <w:szCs w:val="18"/>
              </w:rPr>
              <w:t>Irradiance range</w:t>
            </w:r>
          </w:p>
        </w:tc>
        <w:tc>
          <w:tcPr>
            <w:tcW w:w="3330" w:type="dxa"/>
            <w:vAlign w:val="center"/>
          </w:tcPr>
          <w:p w14:paraId="1BF6B5B0" w14:textId="77777777" w:rsidR="000166DD" w:rsidRPr="00C83B84" w:rsidRDefault="00F876E9" w:rsidP="00A42160">
            <w:pPr>
              <w:rPr>
                <w:rFonts w:eastAsia="Arial" w:cs="Arial"/>
                <w:sz w:val="18"/>
                <w:szCs w:val="18"/>
              </w:rPr>
            </w:pPr>
            <w:r w:rsidRPr="00C83B84">
              <w:rPr>
                <w:rFonts w:eastAsia="Arial" w:cs="Arial"/>
                <w:sz w:val="18"/>
                <w:szCs w:val="18"/>
              </w:rPr>
              <w:t xml:space="preserve">Range: </w:t>
            </w:r>
            <w:r w:rsidR="009F7DE1" w:rsidRPr="00C83B84">
              <w:rPr>
                <w:rFonts w:eastAsia="Arial" w:cs="Arial"/>
                <w:sz w:val="18"/>
                <w:szCs w:val="18"/>
              </w:rPr>
              <w:t>1.6 – 35.6 W.m</w:t>
            </w:r>
            <w:r w:rsidR="009F7DE1" w:rsidRPr="00C83B84">
              <w:rPr>
                <w:rFonts w:eastAsia="Arial" w:cs="Arial"/>
                <w:sz w:val="18"/>
                <w:szCs w:val="18"/>
                <w:vertAlign w:val="superscript"/>
              </w:rPr>
              <w:t>-2</w:t>
            </w:r>
            <w:r w:rsidR="00C20BF5" w:rsidRPr="00C83B84">
              <w:rPr>
                <w:rFonts w:eastAsia="Arial" w:cs="Arial"/>
                <w:sz w:val="18"/>
                <w:szCs w:val="18"/>
              </w:rPr>
              <w:t xml:space="preserve"> </w:t>
            </w:r>
          </w:p>
          <w:p w14:paraId="525D3966" w14:textId="601836AF" w:rsidR="00005DAD" w:rsidRPr="00C83B84" w:rsidRDefault="00E724E0" w:rsidP="00A42160">
            <w:pPr>
              <w:rPr>
                <w:rFonts w:eastAsia="Arial" w:cs="Arial"/>
                <w:sz w:val="18"/>
                <w:szCs w:val="18"/>
              </w:rPr>
            </w:pPr>
            <w:r w:rsidRPr="00C83B84">
              <w:rPr>
                <w:rFonts w:eastAsia="Arial" w:cs="Arial"/>
                <w:sz w:val="18"/>
                <w:szCs w:val="18"/>
              </w:rPr>
              <w:t xml:space="preserve">(~1.3 log10 units) </w:t>
            </w:r>
          </w:p>
          <w:p w14:paraId="2BDD08D7" w14:textId="1DFEC877" w:rsidR="00E65256" w:rsidRPr="00C83B84" w:rsidRDefault="00C20BF5" w:rsidP="00A42160">
            <w:pPr>
              <w:rPr>
                <w:rFonts w:eastAsia="Arial" w:cs="Arial"/>
                <w:i/>
                <w:iCs/>
                <w:sz w:val="18"/>
                <w:szCs w:val="18"/>
              </w:rPr>
            </w:pPr>
            <w:r w:rsidRPr="00C83B84">
              <w:rPr>
                <w:rFonts w:eastAsia="Arial" w:cs="Arial"/>
                <w:i/>
                <w:iCs/>
                <w:sz w:val="18"/>
                <w:szCs w:val="18"/>
              </w:rPr>
              <w:t>+ dark condition (0 W.m</w:t>
            </w:r>
            <w:r w:rsidRPr="00C83B84">
              <w:rPr>
                <w:rFonts w:eastAsia="Arial" w:cs="Arial"/>
                <w:i/>
                <w:iCs/>
                <w:sz w:val="18"/>
                <w:szCs w:val="18"/>
                <w:vertAlign w:val="superscript"/>
              </w:rPr>
              <w:t>-2</w:t>
            </w:r>
            <w:r w:rsidRPr="00C83B84">
              <w:rPr>
                <w:rFonts w:eastAsia="Arial" w:cs="Arial"/>
                <w:i/>
                <w:iCs/>
                <w:sz w:val="18"/>
                <w:szCs w:val="18"/>
              </w:rPr>
              <w:t>)</w:t>
            </w:r>
          </w:p>
        </w:tc>
        <w:tc>
          <w:tcPr>
            <w:tcW w:w="3331" w:type="dxa"/>
            <w:vAlign w:val="center"/>
          </w:tcPr>
          <w:p w14:paraId="014CC1A8" w14:textId="77777777" w:rsidR="000166DD" w:rsidRPr="00C83B84" w:rsidRDefault="00F876E9" w:rsidP="00A42160">
            <w:pPr>
              <w:rPr>
                <w:rFonts w:eastAsia="Arial" w:cs="Arial"/>
                <w:sz w:val="18"/>
                <w:szCs w:val="18"/>
              </w:rPr>
            </w:pPr>
            <w:r w:rsidRPr="00C83B84">
              <w:rPr>
                <w:rFonts w:eastAsia="Arial" w:cs="Arial"/>
                <w:sz w:val="18"/>
                <w:szCs w:val="18"/>
              </w:rPr>
              <w:t xml:space="preserve">Range: </w:t>
            </w:r>
            <w:r w:rsidR="00454FD3" w:rsidRPr="00C83B84">
              <w:rPr>
                <w:rFonts w:eastAsia="Arial" w:cs="Arial"/>
                <w:sz w:val="18"/>
                <w:szCs w:val="18"/>
              </w:rPr>
              <w:t>0.06 – 8.8 W.m</w:t>
            </w:r>
            <w:r w:rsidR="00454FD3" w:rsidRPr="00C83B84">
              <w:rPr>
                <w:rFonts w:eastAsia="Arial" w:cs="Arial"/>
                <w:sz w:val="18"/>
                <w:szCs w:val="18"/>
                <w:vertAlign w:val="superscript"/>
              </w:rPr>
              <w:t>-2</w:t>
            </w:r>
            <w:r w:rsidR="00E724E0" w:rsidRPr="00C83B84">
              <w:rPr>
                <w:rFonts w:eastAsia="Arial" w:cs="Arial"/>
                <w:sz w:val="18"/>
                <w:szCs w:val="18"/>
              </w:rPr>
              <w:t xml:space="preserve"> </w:t>
            </w:r>
          </w:p>
          <w:p w14:paraId="69CD2F5A" w14:textId="77777777" w:rsidR="00E65256" w:rsidRDefault="00E724E0" w:rsidP="00A42160">
            <w:pPr>
              <w:rPr>
                <w:ins w:id="57" w:author="Lucien Bickerstaff" w:date="2026-02-02T15:42:00Z" w16du:dateUtc="2026-02-02T14:42:00Z"/>
                <w:rFonts w:eastAsia="Arial" w:cs="Arial"/>
                <w:sz w:val="18"/>
                <w:szCs w:val="18"/>
              </w:rPr>
            </w:pPr>
            <w:r w:rsidRPr="00C83B84">
              <w:rPr>
                <w:rFonts w:eastAsia="Arial" w:cs="Arial"/>
                <w:sz w:val="18"/>
                <w:szCs w:val="18"/>
              </w:rPr>
              <w:t>(~</w:t>
            </w:r>
            <w:r w:rsidR="00374356" w:rsidRPr="00C83B84">
              <w:rPr>
                <w:rFonts w:eastAsia="Arial" w:cs="Arial"/>
                <w:sz w:val="18"/>
                <w:szCs w:val="18"/>
              </w:rPr>
              <w:t>2.2</w:t>
            </w:r>
            <w:r w:rsidRPr="00C83B84">
              <w:rPr>
                <w:rFonts w:eastAsia="Arial" w:cs="Arial"/>
                <w:sz w:val="18"/>
                <w:szCs w:val="18"/>
              </w:rPr>
              <w:t xml:space="preserve"> log10 units)</w:t>
            </w:r>
          </w:p>
          <w:p w14:paraId="59A8F646" w14:textId="1670D29E" w:rsidR="00621660" w:rsidRPr="00C83B84" w:rsidRDefault="00621660" w:rsidP="00A42160">
            <w:pPr>
              <w:rPr>
                <w:rFonts w:eastAsia="Arial" w:cs="Arial"/>
                <w:sz w:val="18"/>
                <w:szCs w:val="18"/>
              </w:rPr>
            </w:pPr>
          </w:p>
        </w:tc>
      </w:tr>
    </w:tbl>
    <w:p w14:paraId="2A2A4ABD" w14:textId="77777777" w:rsidR="00005DAD" w:rsidRDefault="00005DAD" w:rsidP="36157BFC">
      <w:pPr>
        <w:jc w:val="both"/>
        <w:rPr>
          <w:rFonts w:eastAsia="Arial" w:cs="Arial"/>
        </w:rPr>
      </w:pPr>
    </w:p>
    <w:p w14:paraId="67A4A65C" w14:textId="37EA14BC" w:rsidR="001C4236" w:rsidRPr="008231D4" w:rsidRDefault="001C4236" w:rsidP="36157BFC">
      <w:pPr>
        <w:jc w:val="both"/>
        <w:rPr>
          <w:rFonts w:eastAsia="Arial" w:cs="Arial"/>
        </w:rPr>
      </w:pPr>
      <w:r w:rsidRPr="008231D4">
        <w:rPr>
          <w:rFonts w:eastAsia="Arial" w:cs="Arial"/>
        </w:rPr>
        <w:t xml:space="preserve">33 participants were recruited, and 22 were eligible to take part in the experiment. </w:t>
      </w:r>
      <w:r w:rsidR="00402B5A" w:rsidRPr="008231D4">
        <w:rPr>
          <w:rFonts w:eastAsia="Arial" w:cs="Arial"/>
        </w:rPr>
        <w:t xml:space="preserve">After exclusion of incomplete or problematic data sets, </w:t>
      </w:r>
      <w:r w:rsidRPr="008231D4">
        <w:rPr>
          <w:rFonts w:eastAsia="Arial" w:cs="Arial"/>
        </w:rPr>
        <w:t>1</w:t>
      </w:r>
      <w:r w:rsidR="00402B5A" w:rsidRPr="008231D4">
        <w:rPr>
          <w:rFonts w:eastAsia="Arial" w:cs="Arial"/>
        </w:rPr>
        <w:t>8</w:t>
      </w:r>
      <w:r w:rsidRPr="008231D4">
        <w:rPr>
          <w:rFonts w:eastAsia="Arial" w:cs="Arial"/>
        </w:rPr>
        <w:t xml:space="preserve"> participants were finally included </w:t>
      </w:r>
      <w:r w:rsidR="00B42424" w:rsidRPr="008231D4">
        <w:rPr>
          <w:rFonts w:eastAsia="Arial" w:cs="Arial"/>
        </w:rPr>
        <w:t>in the analysis of the</w:t>
      </w:r>
      <w:r w:rsidRPr="008231D4">
        <w:rPr>
          <w:rFonts w:eastAsia="Arial" w:cs="Arial"/>
        </w:rPr>
        <w:t xml:space="preserve"> EMG</w:t>
      </w:r>
      <w:r w:rsidR="00B42424" w:rsidRPr="008231D4">
        <w:rPr>
          <w:rFonts w:eastAsia="Arial" w:cs="Arial"/>
        </w:rPr>
        <w:t xml:space="preserve"> data</w:t>
      </w:r>
      <w:r w:rsidRPr="008231D4">
        <w:rPr>
          <w:rFonts w:eastAsia="Arial" w:cs="Arial"/>
        </w:rPr>
        <w:t>.</w:t>
      </w:r>
    </w:p>
    <w:p w14:paraId="481E83C5" w14:textId="7E1027F2" w:rsidR="00FB40AF" w:rsidRDefault="00FB76C5" w:rsidP="36157BFC">
      <w:pPr>
        <w:jc w:val="both"/>
        <w:rPr>
          <w:ins w:id="58" w:author="Lucien Bickerstaff" w:date="2026-02-02T15:15:00Z" w16du:dateUtc="2026-02-02T14:15:00Z"/>
          <w:rFonts w:eastAsia="Arial" w:cs="Arial"/>
        </w:rPr>
      </w:pPr>
      <w:r w:rsidRPr="008231D4">
        <w:rPr>
          <w:rFonts w:eastAsia="Arial" w:cs="Arial"/>
        </w:rPr>
        <w:t xml:space="preserve">The modality chosen for conducting the BFDA is the </w:t>
      </w:r>
      <w:proofErr w:type="spellStart"/>
      <w:ins w:id="59" w:author="Gastbenutzer" w:date="2026-02-03T18:04:00Z" w16du:dateUtc="2026-02-03T18:04:19Z">
        <w:r w:rsidRPr="008231D4">
          <w:rPr>
            <w:rFonts w:eastAsia="Arial" w:cs="Arial"/>
          </w:rPr>
          <w:t>s</w:t>
        </w:r>
      </w:ins>
      <w:r w:rsidRPr="008231D4">
        <w:rPr>
          <w:rFonts w:eastAsia="Arial" w:cs="Arial"/>
        </w:rPr>
        <w:t>EMG</w:t>
      </w:r>
      <w:proofErr w:type="spellEnd"/>
      <w:r w:rsidRPr="008231D4">
        <w:rPr>
          <w:rFonts w:eastAsia="Arial" w:cs="Arial"/>
        </w:rPr>
        <w:t xml:space="preserve"> </w:t>
      </w:r>
      <w:r w:rsidR="00FE15BA" w:rsidRPr="008231D4">
        <w:rPr>
          <w:rFonts w:eastAsia="Arial" w:cs="Arial"/>
        </w:rPr>
        <w:t>blinking</w:t>
      </w:r>
      <w:r w:rsidR="001D5CD4" w:rsidRPr="008231D4">
        <w:rPr>
          <w:rFonts w:eastAsia="Arial" w:cs="Arial"/>
        </w:rPr>
        <w:t>/squinting</w:t>
      </w:r>
      <w:r w:rsidRPr="008231D4">
        <w:rPr>
          <w:rFonts w:eastAsia="Arial" w:cs="Arial"/>
        </w:rPr>
        <w:t xml:space="preserve"> muscle (</w:t>
      </w:r>
      <w:r w:rsidR="00635BA6" w:rsidRPr="008231D4">
        <w:rPr>
          <w:rFonts w:eastAsia="Arial" w:cs="Arial"/>
        </w:rPr>
        <w:t>orbicularis</w:t>
      </w:r>
      <w:r w:rsidRPr="008231D4">
        <w:rPr>
          <w:rFonts w:eastAsia="Arial" w:cs="Arial"/>
        </w:rPr>
        <w:t xml:space="preserve"> </w:t>
      </w:r>
      <w:r w:rsidR="00FE15BA" w:rsidRPr="008231D4">
        <w:rPr>
          <w:rFonts w:eastAsia="Arial" w:cs="Arial"/>
        </w:rPr>
        <w:t>oculi</w:t>
      </w:r>
      <w:r w:rsidRPr="008231D4">
        <w:rPr>
          <w:rFonts w:eastAsia="Arial" w:cs="Arial"/>
        </w:rPr>
        <w:t>) activity.</w:t>
      </w:r>
      <w:r w:rsidR="00C42BC7" w:rsidRPr="008231D4">
        <w:rPr>
          <w:rFonts w:eastAsia="Arial" w:cs="Arial"/>
        </w:rPr>
        <w:t xml:space="preserve"> </w:t>
      </w:r>
      <w:commentRangeStart w:id="60"/>
      <w:r w:rsidR="00C42BC7" w:rsidRPr="008231D4">
        <w:rPr>
          <w:rFonts w:eastAsia="Arial" w:cs="Arial"/>
        </w:rPr>
        <w:t>The rationale</w:t>
      </w:r>
      <w:r w:rsidR="00310DB3" w:rsidRPr="008231D4">
        <w:rPr>
          <w:rFonts w:eastAsia="Arial" w:cs="Arial"/>
        </w:rPr>
        <w:t xml:space="preserve"> for using </w:t>
      </w:r>
      <w:proofErr w:type="spellStart"/>
      <w:ins w:id="61" w:author="Gastbenutzer" w:date="2026-02-03T18:04:00Z" w16du:dateUtc="2026-02-03T18:04:22Z">
        <w:r w:rsidR="00310DB3" w:rsidRPr="008231D4">
          <w:rPr>
            <w:rFonts w:eastAsia="Arial" w:cs="Arial"/>
          </w:rPr>
          <w:t>s</w:t>
        </w:r>
      </w:ins>
      <w:r w:rsidR="00310DB3" w:rsidRPr="008231D4">
        <w:rPr>
          <w:rFonts w:eastAsia="Arial" w:cs="Arial"/>
        </w:rPr>
        <w:t>EMG</w:t>
      </w:r>
      <w:proofErr w:type="spellEnd"/>
      <w:r w:rsidR="00310DB3" w:rsidRPr="008231D4">
        <w:rPr>
          <w:rFonts w:eastAsia="Arial" w:cs="Arial"/>
        </w:rPr>
        <w:t xml:space="preserve"> over pupillometry data</w:t>
      </w:r>
      <w:r w:rsidR="00C42BC7" w:rsidRPr="008231D4">
        <w:rPr>
          <w:rFonts w:eastAsia="Arial" w:cs="Arial"/>
        </w:rPr>
        <w:t xml:space="preserve"> is that it </w:t>
      </w:r>
      <w:r w:rsidR="00310DB3" w:rsidRPr="008231D4">
        <w:rPr>
          <w:rFonts w:eastAsia="Arial" w:cs="Arial"/>
        </w:rPr>
        <w:t>constitutes</w:t>
      </w:r>
      <w:r w:rsidR="00C42BC7" w:rsidRPr="008231D4">
        <w:rPr>
          <w:rFonts w:eastAsia="Arial" w:cs="Arial"/>
        </w:rPr>
        <w:t xml:space="preserve"> the most reliable </w:t>
      </w:r>
      <w:r w:rsidR="0050673B" w:rsidRPr="008231D4">
        <w:rPr>
          <w:rFonts w:eastAsia="Arial" w:cs="Arial"/>
        </w:rPr>
        <w:t xml:space="preserve">and stable </w:t>
      </w:r>
      <w:r w:rsidR="00C42BC7" w:rsidRPr="008231D4">
        <w:rPr>
          <w:rFonts w:eastAsia="Arial" w:cs="Arial"/>
        </w:rPr>
        <w:t>outcome</w:t>
      </w:r>
      <w:r w:rsidR="002B5E2B" w:rsidRPr="008231D4">
        <w:rPr>
          <w:rFonts w:eastAsia="Arial" w:cs="Arial"/>
        </w:rPr>
        <w:t>,</w:t>
      </w:r>
      <w:r w:rsidR="00812A14" w:rsidRPr="008231D4">
        <w:rPr>
          <w:rFonts w:eastAsia="Arial" w:cs="Arial"/>
        </w:rPr>
        <w:t xml:space="preserve"> using data loss as a proxy –</w:t>
      </w:r>
      <w:r w:rsidR="002B5E2B" w:rsidRPr="008231D4">
        <w:rPr>
          <w:rFonts w:eastAsia="Arial" w:cs="Arial"/>
        </w:rPr>
        <w:t xml:space="preserve"> </w:t>
      </w:r>
      <w:r w:rsidR="00812A14" w:rsidRPr="008231D4">
        <w:rPr>
          <w:rFonts w:eastAsia="Arial" w:cs="Arial"/>
        </w:rPr>
        <w:t xml:space="preserve">considered as the overall proportion of datasets where an issue arose during data collection for each muscle. </w:t>
      </w:r>
      <w:r w:rsidR="00812A14" w:rsidRPr="00AD235D">
        <w:rPr>
          <w:rFonts w:eastAsia="Arial" w:cs="Arial"/>
        </w:rPr>
        <w:t>There was</w:t>
      </w:r>
      <w:r w:rsidR="002B5E2B" w:rsidRPr="00AD235D">
        <w:rPr>
          <w:rFonts w:eastAsia="Arial" w:cs="Arial"/>
        </w:rPr>
        <w:t xml:space="preserve"> </w:t>
      </w:r>
      <w:r w:rsidR="004136BE" w:rsidRPr="00AD235D">
        <w:rPr>
          <w:rFonts w:eastAsia="Arial" w:cs="Arial"/>
        </w:rPr>
        <w:t>no data loss</w:t>
      </w:r>
      <w:r w:rsidR="00043D77" w:rsidRPr="00AD235D">
        <w:rPr>
          <w:rFonts w:eastAsia="Arial" w:cs="Arial"/>
        </w:rPr>
        <w:t xml:space="preserve"> </w:t>
      </w:r>
      <w:r w:rsidR="004136BE" w:rsidRPr="00AD235D">
        <w:rPr>
          <w:rFonts w:eastAsia="Arial" w:cs="Arial"/>
        </w:rPr>
        <w:t xml:space="preserve">for the corrugator supercilii, around 5% for the orbicularis oculi, </w:t>
      </w:r>
      <w:r w:rsidR="00054159" w:rsidRPr="00AD235D">
        <w:rPr>
          <w:rFonts w:eastAsia="Arial" w:cs="Arial"/>
        </w:rPr>
        <w:t xml:space="preserve">around 10 % for the zygomaticus major, </w:t>
      </w:r>
      <w:r w:rsidR="004136BE" w:rsidRPr="00AD235D">
        <w:rPr>
          <w:rFonts w:eastAsia="Arial" w:cs="Arial"/>
        </w:rPr>
        <w:t>and around 2</w:t>
      </w:r>
      <w:r w:rsidR="00224D17" w:rsidRPr="00AD235D">
        <w:rPr>
          <w:rFonts w:eastAsia="Arial" w:cs="Arial"/>
        </w:rPr>
        <w:t>4</w:t>
      </w:r>
      <w:r w:rsidR="004136BE" w:rsidRPr="00AD235D">
        <w:rPr>
          <w:rFonts w:eastAsia="Arial" w:cs="Arial"/>
        </w:rPr>
        <w:t>%</w:t>
      </w:r>
      <w:r w:rsidR="00224D17" w:rsidRPr="00AD235D">
        <w:rPr>
          <w:rFonts w:eastAsia="Arial" w:cs="Arial"/>
        </w:rPr>
        <w:t xml:space="preserve"> for the orbicularis oris muscles.</w:t>
      </w:r>
      <w:r w:rsidR="004136BE" w:rsidRPr="00AD235D">
        <w:rPr>
          <w:rFonts w:eastAsia="Arial" w:cs="Arial"/>
        </w:rPr>
        <w:t xml:space="preserve"> </w:t>
      </w:r>
      <w:r w:rsidR="00224D17" w:rsidRPr="00AD235D">
        <w:rPr>
          <w:rFonts w:eastAsia="Arial" w:cs="Arial"/>
        </w:rPr>
        <w:t>P</w:t>
      </w:r>
      <w:r w:rsidR="003D3A09" w:rsidRPr="00AD235D">
        <w:rPr>
          <w:rFonts w:eastAsia="Arial" w:cs="Arial"/>
        </w:rPr>
        <w:t>upillometric measurements</w:t>
      </w:r>
      <w:r w:rsidR="00224D17" w:rsidRPr="00AD235D">
        <w:rPr>
          <w:rFonts w:eastAsia="Arial" w:cs="Arial"/>
        </w:rPr>
        <w:t>,</w:t>
      </w:r>
      <w:r w:rsidR="003D3A09" w:rsidRPr="00AD235D">
        <w:rPr>
          <w:rFonts w:eastAsia="Arial" w:cs="Arial"/>
        </w:rPr>
        <w:t xml:space="preserve"> </w:t>
      </w:r>
      <w:r w:rsidR="00224D17" w:rsidRPr="00AD235D">
        <w:rPr>
          <w:rFonts w:eastAsia="Arial" w:cs="Arial"/>
        </w:rPr>
        <w:t xml:space="preserve">on the other hand, </w:t>
      </w:r>
      <w:r w:rsidR="00917832" w:rsidRPr="00AD235D">
        <w:rPr>
          <w:rFonts w:eastAsia="Arial" w:cs="Arial"/>
        </w:rPr>
        <w:t xml:space="preserve">display </w:t>
      </w:r>
      <w:r w:rsidR="00D40C35" w:rsidRPr="00AD235D">
        <w:rPr>
          <w:rFonts w:eastAsia="Arial" w:cs="Arial"/>
        </w:rPr>
        <w:t xml:space="preserve">from </w:t>
      </w:r>
      <w:r w:rsidR="007F260F" w:rsidRPr="00AD235D">
        <w:rPr>
          <w:rFonts w:eastAsia="Arial" w:cs="Arial"/>
        </w:rPr>
        <w:t>29</w:t>
      </w:r>
      <w:r w:rsidR="007F260F" w:rsidRPr="008231D4">
        <w:rPr>
          <w:rFonts w:eastAsia="Arial" w:cs="Arial"/>
        </w:rPr>
        <w:t xml:space="preserve"> %</w:t>
      </w:r>
      <w:r w:rsidR="00B32A81" w:rsidRPr="008231D4">
        <w:rPr>
          <w:rFonts w:eastAsia="Arial" w:cs="Arial"/>
        </w:rPr>
        <w:t xml:space="preserve"> of data loss</w:t>
      </w:r>
      <w:r w:rsidR="009D6B88" w:rsidRPr="008231D4">
        <w:rPr>
          <w:rFonts w:eastAsia="Arial" w:cs="Arial"/>
        </w:rPr>
        <w:t xml:space="preserve"> (expressed as the data lost during masking based on confidence at a threshold of 0.7</w:t>
      </w:r>
      <w:r w:rsidR="00AE4F50" w:rsidRPr="008231D4">
        <w:rPr>
          <w:rFonts w:eastAsia="Arial" w:cs="Arial"/>
        </w:rPr>
        <w:t xml:space="preserve"> – see the </w:t>
      </w:r>
      <w:r w:rsidR="00AE4F50" w:rsidRPr="008231D4">
        <w:rPr>
          <w:rFonts w:eastAsia="Arial" w:cs="Arial"/>
        </w:rPr>
        <w:fldChar w:fldCharType="begin"/>
      </w:r>
      <w:r w:rsidR="00AE4F50" w:rsidRPr="008231D4">
        <w:rPr>
          <w:rFonts w:eastAsia="Arial" w:cs="Arial"/>
        </w:rPr>
        <w:instrText xml:space="preserve"> REF _Ref220679648 \h </w:instrText>
      </w:r>
      <w:r w:rsidR="00AE4F50" w:rsidRPr="008231D4">
        <w:rPr>
          <w:rFonts w:eastAsia="Arial" w:cs="Arial"/>
        </w:rPr>
      </w:r>
      <w:r w:rsidR="00AE4F50" w:rsidRPr="008231D4">
        <w:rPr>
          <w:rFonts w:eastAsia="Arial" w:cs="Arial"/>
        </w:rPr>
        <w:fldChar w:fldCharType="separate"/>
      </w:r>
      <w:r w:rsidR="00AE4F50" w:rsidRPr="3FDB367F">
        <w:rPr>
          <w:rFonts w:eastAsia="Arial" w:cs="Arial"/>
          <w:i/>
          <w:iCs/>
        </w:rPr>
        <w:t>Analysis plan</w:t>
      </w:r>
      <w:r w:rsidR="00AE4F50" w:rsidRPr="008231D4">
        <w:rPr>
          <w:rFonts w:eastAsia="Arial" w:cs="Arial"/>
        </w:rPr>
        <w:fldChar w:fldCharType="end"/>
      </w:r>
      <w:r w:rsidR="00AE4F50" w:rsidRPr="008231D4">
        <w:rPr>
          <w:rFonts w:eastAsia="Arial" w:cs="Arial"/>
        </w:rPr>
        <w:t xml:space="preserve"> </w:t>
      </w:r>
      <w:r w:rsidR="794E75BF" w:rsidRPr="008231D4">
        <w:rPr>
          <w:rFonts w:eastAsia="Arial" w:cs="Arial"/>
        </w:rPr>
        <w:t xml:space="preserve">section </w:t>
      </w:r>
      <w:r w:rsidR="00AE4F50" w:rsidRPr="008231D4">
        <w:rPr>
          <w:rFonts w:eastAsia="Arial" w:cs="Arial"/>
        </w:rPr>
        <w:t>for more details</w:t>
      </w:r>
      <w:r w:rsidR="009D6B88" w:rsidRPr="008231D4">
        <w:rPr>
          <w:rFonts w:eastAsia="Arial" w:cs="Arial"/>
        </w:rPr>
        <w:t>)</w:t>
      </w:r>
      <w:r w:rsidR="007F260F" w:rsidRPr="008231D4">
        <w:rPr>
          <w:rFonts w:eastAsia="Arial" w:cs="Arial"/>
        </w:rPr>
        <w:t xml:space="preserve"> at the lowest light level (392 mel EDI)</w:t>
      </w:r>
      <w:r w:rsidR="00121750" w:rsidRPr="008231D4">
        <w:rPr>
          <w:rFonts w:eastAsia="Arial" w:cs="Arial"/>
        </w:rPr>
        <w:t xml:space="preserve"> to </w:t>
      </w:r>
      <w:r w:rsidR="00DD6847" w:rsidRPr="008231D4">
        <w:rPr>
          <w:rFonts w:eastAsia="Arial" w:cs="Arial"/>
        </w:rPr>
        <w:t xml:space="preserve">77 </w:t>
      </w:r>
      <w:r w:rsidR="00121750" w:rsidRPr="008231D4">
        <w:rPr>
          <w:rFonts w:eastAsia="Arial" w:cs="Arial"/>
        </w:rPr>
        <w:t xml:space="preserve">% at </w:t>
      </w:r>
      <w:r w:rsidR="003D2202" w:rsidRPr="008231D4">
        <w:rPr>
          <w:rFonts w:eastAsia="Arial" w:cs="Arial"/>
        </w:rPr>
        <w:t xml:space="preserve">the </w:t>
      </w:r>
      <w:r w:rsidR="00DD41DC" w:rsidRPr="008231D4">
        <w:rPr>
          <w:rFonts w:eastAsia="Arial" w:cs="Arial"/>
        </w:rPr>
        <w:t>bright</w:t>
      </w:r>
      <w:r w:rsidR="003D2202" w:rsidRPr="008231D4">
        <w:rPr>
          <w:rFonts w:eastAsia="Arial" w:cs="Arial"/>
        </w:rPr>
        <w:t>est</w:t>
      </w:r>
      <w:r w:rsidR="00DD41DC" w:rsidRPr="008231D4">
        <w:rPr>
          <w:rFonts w:eastAsia="Arial" w:cs="Arial"/>
        </w:rPr>
        <w:t xml:space="preserve"> light levels</w:t>
      </w:r>
      <w:r w:rsidR="007F260F" w:rsidRPr="008231D4">
        <w:rPr>
          <w:rFonts w:eastAsia="Arial" w:cs="Arial"/>
        </w:rPr>
        <w:t xml:space="preserve"> (84</w:t>
      </w:r>
      <w:r w:rsidR="00C36FC9" w:rsidRPr="008231D4">
        <w:rPr>
          <w:rFonts w:eastAsia="Arial" w:cs="Arial"/>
        </w:rPr>
        <w:t>08 mel EDI)</w:t>
      </w:r>
      <w:r w:rsidR="00D40C35" w:rsidRPr="008231D4">
        <w:rPr>
          <w:rFonts w:eastAsia="Arial" w:cs="Arial"/>
        </w:rPr>
        <w:t>, on average</w:t>
      </w:r>
      <w:r w:rsidR="005D0DB7" w:rsidRPr="008231D4">
        <w:rPr>
          <w:rFonts w:eastAsia="Arial" w:cs="Arial"/>
        </w:rPr>
        <w:t>, with high within-group variability</w:t>
      </w:r>
      <w:r w:rsidR="00747FFC" w:rsidRPr="008231D4">
        <w:rPr>
          <w:rFonts w:eastAsia="Arial" w:cs="Arial"/>
        </w:rPr>
        <w:t>.</w:t>
      </w:r>
      <w:r w:rsidR="001F7DE1" w:rsidRPr="008231D4">
        <w:rPr>
          <w:rFonts w:eastAsia="Arial" w:cs="Arial"/>
        </w:rPr>
        <w:t xml:space="preserve"> On a side note, </w:t>
      </w:r>
      <w:r w:rsidR="00F06269" w:rsidRPr="008231D4">
        <w:rPr>
          <w:rFonts w:eastAsia="Arial" w:cs="Arial"/>
        </w:rPr>
        <w:t xml:space="preserve">there is </w:t>
      </w:r>
      <w:r w:rsidR="004D044B" w:rsidRPr="008231D4">
        <w:rPr>
          <w:rFonts w:eastAsia="Arial" w:cs="Arial"/>
        </w:rPr>
        <w:t xml:space="preserve">on average </w:t>
      </w:r>
      <w:r w:rsidR="00F06269" w:rsidRPr="008231D4">
        <w:rPr>
          <w:rFonts w:eastAsia="Arial" w:cs="Arial"/>
        </w:rPr>
        <w:t xml:space="preserve">more </w:t>
      </w:r>
      <w:r w:rsidR="004D044B" w:rsidRPr="008231D4">
        <w:rPr>
          <w:rFonts w:eastAsia="Arial" w:cs="Arial"/>
        </w:rPr>
        <w:t xml:space="preserve">pupillometry </w:t>
      </w:r>
      <w:r w:rsidR="00F06269" w:rsidRPr="008231D4">
        <w:rPr>
          <w:rFonts w:eastAsia="Arial" w:cs="Arial"/>
        </w:rPr>
        <w:t xml:space="preserve">data loss at 0 lux than at </w:t>
      </w:r>
      <w:r w:rsidR="00A76864" w:rsidRPr="008231D4">
        <w:rPr>
          <w:rFonts w:eastAsia="Arial" w:cs="Arial"/>
        </w:rPr>
        <w:t>392 lux, since the pupil is</w:t>
      </w:r>
      <w:r w:rsidR="00AF429D" w:rsidRPr="008231D4">
        <w:rPr>
          <w:rFonts w:eastAsia="Arial" w:cs="Arial"/>
        </w:rPr>
        <w:t xml:space="preserve"> bigger in complete darkness and can be therefore harder to detect</w:t>
      </w:r>
      <w:r w:rsidR="00F35532" w:rsidRPr="008231D4">
        <w:rPr>
          <w:rFonts w:eastAsia="Arial" w:cs="Arial"/>
        </w:rPr>
        <w:t xml:space="preserve"> </w:t>
      </w:r>
      <w:commentRangeEnd w:id="60"/>
      <w:r w:rsidR="00D3574C" w:rsidRPr="008231D4">
        <w:rPr>
          <w:rStyle w:val="CommentReference"/>
          <w:rFonts w:eastAsia="Arial" w:cs="Arial"/>
          <w:sz w:val="24"/>
          <w:szCs w:val="24"/>
        </w:rPr>
        <w:commentReference w:id="60"/>
      </w:r>
      <w:r w:rsidR="00F02508" w:rsidRPr="008231D4">
        <w:rPr>
          <w:rFonts w:eastAsia="Arial" w:cs="Arial"/>
        </w:rPr>
        <w:t>since its edges can be covered by the eyelids.</w:t>
      </w:r>
      <w:ins w:id="62" w:author="Lucien Bickerstaff" w:date="2026-02-02T15:15:00Z" w16du:dateUtc="2026-02-02T14:15:00Z">
        <w:r w:rsidR="3FDB367F" w:rsidRPr="3FDB367F">
          <w:rPr>
            <w:rFonts w:eastAsia="Arial" w:cs="Arial"/>
          </w:rPr>
          <w:t xml:space="preserve"> </w:t>
        </w:r>
      </w:ins>
    </w:p>
    <w:p w14:paraId="7DD91007" w14:textId="10068E1E" w:rsidR="004338E3" w:rsidRPr="008231D4" w:rsidRDefault="00FA599D" w:rsidP="36157BFC">
      <w:pPr>
        <w:jc w:val="both"/>
        <w:rPr>
          <w:rFonts w:eastAsia="Arial" w:cs="Arial"/>
        </w:rPr>
      </w:pPr>
      <w:r>
        <w:rPr>
          <w:rFonts w:eastAsia="Arial" w:cs="Arial"/>
        </w:rPr>
        <w:t xml:space="preserve">The </w:t>
      </w:r>
      <w:proofErr w:type="spellStart"/>
      <w:ins w:id="63" w:author="Gastbenutzer" w:date="2026-02-03T18:05:00Z" w16du:dateUtc="2026-02-03T18:05:49Z">
        <w:r>
          <w:rPr>
            <w:rFonts w:eastAsia="Arial" w:cs="Arial"/>
          </w:rPr>
          <w:t>s</w:t>
        </w:r>
      </w:ins>
      <w:r w:rsidR="00B7143D">
        <w:rPr>
          <w:rFonts w:eastAsia="Arial" w:cs="Arial"/>
        </w:rPr>
        <w:t>EMG</w:t>
      </w:r>
      <w:proofErr w:type="spellEnd"/>
      <w:r w:rsidR="00B7143D">
        <w:rPr>
          <w:rFonts w:eastAsia="Arial" w:cs="Arial"/>
        </w:rPr>
        <w:t xml:space="preserve"> </w:t>
      </w:r>
      <w:r>
        <w:rPr>
          <w:rFonts w:eastAsia="Arial" w:cs="Arial"/>
        </w:rPr>
        <w:t xml:space="preserve">data was </w:t>
      </w:r>
      <w:proofErr w:type="spellStart"/>
      <w:r>
        <w:rPr>
          <w:rFonts w:eastAsia="Arial" w:cs="Arial"/>
        </w:rPr>
        <w:t>preprocessed</w:t>
      </w:r>
      <w:proofErr w:type="spellEnd"/>
      <w:r>
        <w:rPr>
          <w:rFonts w:eastAsia="Arial" w:cs="Arial"/>
        </w:rPr>
        <w:t xml:space="preserve"> using the pipeline described in the </w:t>
      </w:r>
      <w:r w:rsidR="00D11903" w:rsidRPr="3FDB367F">
        <w:rPr>
          <w:rFonts w:eastAsia="Arial" w:cs="Arial"/>
          <w:i/>
          <w:iCs/>
        </w:rPr>
        <w:fldChar w:fldCharType="begin"/>
      </w:r>
      <w:r w:rsidR="00D11903" w:rsidRPr="3FDB367F">
        <w:rPr>
          <w:rFonts w:eastAsia="Arial" w:cs="Arial"/>
          <w:i/>
          <w:iCs/>
        </w:rPr>
        <w:instrText xml:space="preserve"> REF _Ref220679648 \h  \* MERGEFORMAT </w:instrText>
      </w:r>
      <w:r w:rsidR="00D11903" w:rsidRPr="3FDB367F">
        <w:rPr>
          <w:rFonts w:eastAsia="Arial" w:cs="Arial"/>
          <w:i/>
          <w:iCs/>
        </w:rPr>
      </w:r>
      <w:r w:rsidR="00D11903" w:rsidRPr="3FDB367F">
        <w:rPr>
          <w:rFonts w:eastAsia="Arial" w:cs="Arial"/>
          <w:i/>
          <w:iCs/>
        </w:rPr>
        <w:fldChar w:fldCharType="separate"/>
      </w:r>
      <w:r w:rsidR="00D11903" w:rsidRPr="3FDB367F">
        <w:rPr>
          <w:i/>
          <w:iCs/>
        </w:rPr>
        <w:t>Analysis plan</w:t>
      </w:r>
      <w:r w:rsidR="00D11903" w:rsidRPr="3FDB367F">
        <w:rPr>
          <w:rFonts w:eastAsia="Arial" w:cs="Arial"/>
          <w:i/>
          <w:iCs/>
        </w:rPr>
        <w:fldChar w:fldCharType="end"/>
      </w:r>
      <w:r>
        <w:rPr>
          <w:rFonts w:eastAsia="Arial" w:cs="Arial"/>
        </w:rPr>
        <w:t xml:space="preserve"> section.</w:t>
      </w:r>
    </w:p>
    <w:p w14:paraId="1FCED4CC" w14:textId="77777777" w:rsidR="00BC0DD3" w:rsidRDefault="00D103E2" w:rsidP="00BC0DD3">
      <w:pPr>
        <w:keepNext/>
        <w:jc w:val="center"/>
      </w:pPr>
      <w:r w:rsidRPr="008231D4">
        <w:rPr>
          <w:rFonts w:eastAsia="Arial" w:cs="Arial"/>
          <w:noProof/>
        </w:rPr>
        <w:drawing>
          <wp:inline distT="0" distB="0" distL="0" distR="0" wp14:anchorId="3B4D06F5" wp14:editId="78B56F13">
            <wp:extent cx="3396342" cy="3396342"/>
            <wp:effectExtent l="0" t="0" r="0" b="0"/>
            <wp:docPr id="920123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23945" name="Picture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96342" cy="3396342"/>
                    </a:xfrm>
                    <a:prstGeom prst="rect">
                      <a:avLst/>
                    </a:prstGeom>
                  </pic:spPr>
                </pic:pic>
              </a:graphicData>
            </a:graphic>
          </wp:inline>
        </w:drawing>
      </w:r>
    </w:p>
    <w:p w14:paraId="130EA088" w14:textId="68761184" w:rsidR="004C2782" w:rsidRPr="00BC0DD3" w:rsidRDefault="3FDB367F" w:rsidP="00BC0DD3">
      <w:pPr>
        <w:pStyle w:val="Caption"/>
      </w:pPr>
      <w:r>
        <w:t xml:space="preserve">Figure </w:t>
      </w:r>
      <w:r w:rsidR="00BC0DD3">
        <w:fldChar w:fldCharType="begin"/>
      </w:r>
      <w:r w:rsidR="00BC0DD3">
        <w:instrText xml:space="preserve"> SEQ Figure \* ARABIC </w:instrText>
      </w:r>
      <w:r w:rsidR="00BC0DD3">
        <w:fldChar w:fldCharType="separate"/>
      </w:r>
      <w:r w:rsidRPr="3FDB367F">
        <w:rPr>
          <w:noProof/>
        </w:rPr>
        <w:t>2</w:t>
      </w:r>
      <w:r w:rsidR="00BC0DD3">
        <w:fldChar w:fldCharType="end"/>
      </w:r>
      <w:r>
        <w:t xml:space="preserve">. Dose-response curve of the orbicularis oculi (blinking/squinting) muscle </w:t>
      </w:r>
      <w:proofErr w:type="spellStart"/>
      <w:ins w:id="64" w:author="Gastbenutzer" w:date="2026-02-03T18:05:00Z" w16du:dateUtc="2026-02-03T18:05:58Z">
        <w:r>
          <w:t>s</w:t>
        </w:r>
      </w:ins>
      <w:r>
        <w:t>EMG</w:t>
      </w:r>
      <w:proofErr w:type="spellEnd"/>
      <w:r>
        <w:t xml:space="preserve"> response to light (melanopic EDI), N=18. </w:t>
      </w:r>
      <w:del w:id="65" w:author="Gastbenutzer" w:date="2026-02-03T18:18:00Z" w16du:dateUtc="2026-02-03T18:18:52Z">
        <w:r w:rsidR="00BC0DD3" w:rsidDel="3FDB367F">
          <w:delText xml:space="preserve">  </w:delText>
        </w:r>
      </w:del>
      <w:r>
        <w:t>The red line shows linear fit to the data and the grey ribbon its confidence interval.</w:t>
      </w:r>
    </w:p>
    <w:p w14:paraId="13EF173A" w14:textId="77777777" w:rsidR="008A5E70" w:rsidRDefault="008A5E70" w:rsidP="36157BFC">
      <w:pPr>
        <w:jc w:val="both"/>
        <w:rPr>
          <w:ins w:id="66" w:author="Lucien Bickerstaff" w:date="2026-02-02T15:22:00Z" w16du:dateUtc="2026-02-02T14:22:00Z"/>
          <w:rFonts w:eastAsia="Arial" w:cs="Arial"/>
        </w:rPr>
      </w:pPr>
    </w:p>
    <w:p w14:paraId="4700AAFF" w14:textId="6BB3589F" w:rsidR="006A393E" w:rsidRDefault="006A393E" w:rsidP="36157BFC">
      <w:pPr>
        <w:jc w:val="both"/>
        <w:rPr>
          <w:rFonts w:eastAsia="Arial" w:cs="Arial"/>
        </w:rPr>
      </w:pPr>
      <w:r>
        <w:rPr>
          <w:rFonts w:eastAsia="Arial" w:cs="Arial"/>
        </w:rPr>
        <w:t xml:space="preserve">The orbicularis oculi muscle was </w:t>
      </w:r>
      <w:r w:rsidR="004B2BF4">
        <w:rPr>
          <w:rFonts w:eastAsia="Arial" w:cs="Arial"/>
        </w:rPr>
        <w:t xml:space="preserve">chosen </w:t>
      </w:r>
      <w:r w:rsidR="000A1C7E">
        <w:rPr>
          <w:rFonts w:eastAsia="Arial" w:cs="Arial"/>
        </w:rPr>
        <w:t>over the other facial muscles</w:t>
      </w:r>
      <w:r w:rsidR="00786D6E">
        <w:rPr>
          <w:rFonts w:eastAsia="Arial" w:cs="Arial"/>
        </w:rPr>
        <w:t xml:space="preserve">, since it was shown to be the most reliable proxy for visual discomfort, </w:t>
      </w:r>
      <w:r w:rsidR="005A096E">
        <w:rPr>
          <w:rFonts w:eastAsia="Arial" w:cs="Arial"/>
        </w:rPr>
        <w:t xml:space="preserve">and </w:t>
      </w:r>
      <w:r w:rsidR="0022611E">
        <w:rPr>
          <w:rFonts w:eastAsia="Arial" w:cs="Arial"/>
        </w:rPr>
        <w:t xml:space="preserve">is </w:t>
      </w:r>
      <w:r w:rsidR="005A096E">
        <w:rPr>
          <w:rFonts w:eastAsia="Arial" w:cs="Arial"/>
        </w:rPr>
        <w:t xml:space="preserve">not as sensitive to cognitive input as the </w:t>
      </w:r>
      <w:r w:rsidR="00D8088B">
        <w:rPr>
          <w:rFonts w:eastAsia="Arial" w:cs="Arial"/>
        </w:rPr>
        <w:t xml:space="preserve">other viable candidate, the </w:t>
      </w:r>
      <w:r w:rsidR="005A096E">
        <w:rPr>
          <w:rFonts w:eastAsia="Arial" w:cs="Arial"/>
        </w:rPr>
        <w:t>corrugator supercilii</w:t>
      </w:r>
      <w:r w:rsidR="00B31418">
        <w:rPr>
          <w:rFonts w:eastAsia="Arial" w:cs="Arial"/>
        </w:rPr>
        <w:fldChar w:fldCharType="begin"/>
      </w:r>
      <w:r w:rsidR="00882151">
        <w:rPr>
          <w:rFonts w:eastAsia="Arial" w:cs="Arial"/>
        </w:rPr>
        <w:instrText xml:space="preserve"> ADDIN ZOTERO_ITEM CSL_CITATION {"citationID":"KaripQiQ","properties":{"unsorted":false,"formattedCitation":"\\super 20,24\\uc0\\u8211{}27\\nosupersub{}","plainCitation":"20,24–27","noteIndex":0},"citationItems":[{"id":2945,"uris":["http://zotero.org/users/13639132/items/USFVFUG7"],"itemData":{"id":2945,"type":"article-journal","container-title":"Neurology","DOI":"10.1212/WNL.0000000000012734","ISSN":"0028-3878, 1526-632X","issue":"17","journalAbbreviation":"Neurology","language":"en","source":"DOI.org (Crossref)","title":"Reflexive Eye Closure in Response to Cone and Melanopsin Stimulation: A Study of Implicit Measures of Light Sensitivity in Migraine","title-short":"Reflexive Eye Closure in Response to Cone and Melanopsin Stimulation","URL":"https://www.neurology.org/doi/10.1212/WNL.0000000000012734","volume":"97","author":[{"family":"Kaiser","given":"Eric A."},{"family":"McAdams","given":"Harrison"},{"family":"Igdalova","given":"Aleksandra"},{"family":"Haggerty","given":"Edda B."},{"family":"Cucchiara","given":"Brett L."},{"family":"Brainard","given":"David H."},{"family":"Aguirre","given":"Geoffrey K."}],"accessed":{"date-parts":[["2024",3,26]]},"issued":{"date-parts":[["2021",10,26]]}}},{"id":7,"uris":["http://zotero.org/users/13639132/items/UDKSP6FE"],"itemData":{"id":7,"type":"article-journal","container-title":"Biological Psychology","DOI":"10.1016/j.biopsycho.2023.108695","ISSN":"03010511","journalAbbreviation":"Biological Psychology","language":"en","page":"108695","source":"DOI.org (Crossref)","title":"The photic blink reflex as an index of photophobia","volume":"184","author":[{"family":"Hackley","given":"Steven A."},{"family":"Johnson","given":"Lenworth N."}],"issued":{"date-parts":[["2023",11]]}}},{"id":4159,"uris":["http://zotero.org/users/13639132/items/EQN8B322"],"itemData":{"id":4159,"type":"article-journal","abstract":"Abstract\n            In earlier studies, positive but inconsistent relationships have been reported between mental effort and electro</w:instrText>
      </w:r>
      <w:r w:rsidR="00882151">
        <w:rPr>
          <w:rFonts w:ascii="Cambria Math" w:eastAsia="Arial" w:hAnsi="Cambria Math" w:cs="Cambria Math"/>
        </w:rPr>
        <w:instrText>‐</w:instrText>
      </w:r>
      <w:r w:rsidR="00882151">
        <w:rPr>
          <w:rFonts w:eastAsia="Arial" w:cs="Arial"/>
        </w:rPr>
        <w:instrText>myogram (EMG) amplitude in task</w:instrText>
      </w:r>
      <w:r w:rsidR="00882151">
        <w:rPr>
          <w:rFonts w:ascii="Cambria Math" w:eastAsia="Arial" w:hAnsi="Cambria Math" w:cs="Cambria Math"/>
        </w:rPr>
        <w:instrText>‐</w:instrText>
      </w:r>
      <w:r w:rsidR="00882151">
        <w:rPr>
          <w:rFonts w:eastAsia="Arial" w:cs="Arial"/>
        </w:rPr>
        <w:instrText>irrelevant limb muscles. In this study, we explored whether facial EMG activity would provide more consistent results. Tonic EMG activity of six different facial and jaw</w:instrText>
      </w:r>
      <w:r w:rsidR="00882151">
        <w:rPr>
          <w:rFonts w:ascii="Cambria Math" w:eastAsia="Arial" w:hAnsi="Cambria Math" w:cs="Cambria Math"/>
        </w:rPr>
        <w:instrText>‐</w:instrText>
      </w:r>
      <w:r w:rsidR="00882151">
        <w:rPr>
          <w:rFonts w:eastAsia="Arial" w:cs="Arial"/>
        </w:rPr>
        <w:instrText>elevator muscles was bilaterally recorded during a two</w:instrText>
      </w:r>
      <w:r w:rsidR="00882151">
        <w:rPr>
          <w:rFonts w:ascii="Cambria Math" w:eastAsia="Arial" w:hAnsi="Cambria Math" w:cs="Cambria Math"/>
        </w:rPr>
        <w:instrText>‐</w:instrText>
      </w:r>
      <w:r w:rsidR="00882151">
        <w:rPr>
          <w:rFonts w:eastAsia="Arial" w:cs="Arial"/>
        </w:rPr>
        <w:instrText>choice serial reaction task with paced presentation of auditory or visual signals. In Experiment 1, task load (signal presentation rate) was kept constant for 20 min at the level of the subject's maximal capacity. In Experiment 2, task load was increased in a stepwise fashion over six successive 2</w:instrText>
      </w:r>
      <w:r w:rsidR="00882151">
        <w:rPr>
          <w:rFonts w:ascii="Cambria Math" w:eastAsia="Arial" w:hAnsi="Cambria Math" w:cs="Cambria Math"/>
        </w:rPr>
        <w:instrText>‐</w:instrText>
      </w:r>
      <w:r w:rsidR="00882151">
        <w:rPr>
          <w:rFonts w:eastAsia="Arial" w:cs="Arial"/>
        </w:rPr>
        <w:instrText>min periods from sub</w:instrText>
      </w:r>
      <w:r w:rsidR="00882151">
        <w:rPr>
          <w:rFonts w:ascii="Cambria Math" w:eastAsia="Arial" w:hAnsi="Cambria Math" w:cs="Cambria Math"/>
        </w:rPr>
        <w:instrText>‐</w:instrText>
      </w:r>
      <w:r w:rsidR="00882151">
        <w:rPr>
          <w:rFonts w:eastAsia="Arial" w:cs="Arial"/>
        </w:rPr>
        <w:instrText xml:space="preserve"> to supramaximal capacity levels. EMG amplitude and coherency between momentary bilateral amplitude fluctuations were measured.\n            In Experiment 1, EMG amplitude of frontalis, corrugator supercilii, and orbicularis oris inferior showed a strong gradual increase throughout the task period, whereas task performance remained fairly stable. Orbicularis oculi, zygomaticus major, and temporalis EMG showed a much smaller increase or no increase. In Experiment 2, the first three muscles showed a fairly consistent increase in EMG amplitude with increasing task load. Orbicularis oculi and zygomaticus major were not active until task load became supramaximal. Effects of stimulus modality or laterality were not found in any experiment. These results are consistent with the notion that EMG amplitude of frontalis, corrugator, and orbicularis oris provides a sensitive index of the degree of exerted mental effort.","container-title":"Psychophysiology","DOI":"10.1111/j.1469-8986.1993.tb02085.x","ISSN":"0048-5772, 1469-8986","issue":"6","journalAbbreviation":"Psychophysiology","language":"en","license":"http://onlinelibrary.wiley.com/termsAndConditions#vor","page":"589-604","source":"DOI.org (Crossref)","title":"Amplitude and bilateral coherency of facial and jaw</w:instrText>
      </w:r>
      <w:r w:rsidR="00882151">
        <w:rPr>
          <w:rFonts w:ascii="Cambria Math" w:eastAsia="Arial" w:hAnsi="Cambria Math" w:cs="Cambria Math"/>
        </w:rPr>
        <w:instrText>‐</w:instrText>
      </w:r>
      <w:r w:rsidR="00882151">
        <w:rPr>
          <w:rFonts w:eastAsia="Arial" w:cs="Arial"/>
        </w:rPr>
        <w:instrText>elevator EMG activity as an index of effort during a two</w:instrText>
      </w:r>
      <w:r w:rsidR="00882151">
        <w:rPr>
          <w:rFonts w:ascii="Cambria Math" w:eastAsia="Arial" w:hAnsi="Cambria Math" w:cs="Cambria Math"/>
        </w:rPr>
        <w:instrText>‐</w:instrText>
      </w:r>
      <w:r w:rsidR="00882151">
        <w:rPr>
          <w:rFonts w:eastAsia="Arial" w:cs="Arial"/>
        </w:rPr>
        <w:instrText xml:space="preserve">choice serial reaction task","volume":"30","author":[{"family":"Van Boxtel","given":"A."},{"family":"Jessurun","given":"M."}],"issued":{"date-parts":[["1993",11]]}}},{"id":4160,"uris":["http://zotero.org/users/13639132/items/9SY3TL7Z"],"itemData":{"id":4160,"type":"article-journal","container-title":"Optometry - Journal of the American Optometric Association","DOI":"10.1016/j.optm.2011.07.003","ISSN":"15291839","issue":"11","journalAbbreviation":"Optometry - Journal of the American Optometric Association","language":"en","license":"https://www.elsevier.com/tdm/userlicense/1.0/","page":"689-696","source":"DOI.org (Crossref)","title":"Interactions of visual and cognitive stress","volume":"82","author":[{"family":"Nahar","given":"Niru K."},{"family":"Gowrisankaran","given":"Sowjanya"},{"family":"Hayes","given":"John R."},{"family":"Sheedy","given":"James E."}],"issued":{"date-parts":[["2011",11]]}}},{"id":4161,"uris":["http://zotero.org/users/13639132/items/DN9N5DVM"],"itemData":{"id":4161,"type":"article-journal","container-title":"Optometry and Vision Science","DOI":"10.1097/OPX.0b013e3180dc99be","ISSN":"1040-5488","issue":"7","language":"en","page":"611-619","source":"DOI.org (Crossref)","title":"Eyelid Squint Response to Asthenopia-Inducing Conditions","volume":"84","author":[{"family":"Gowrisankaran","given":"Sowjanya"},{"family":"Sheedy","given":"James E."},{"family":"Hayes","given":"John R."}],"issued":{"date-parts":[["2007",7]]}}}],"schema":"https://github.com/citation-style-language/schema/raw/master/csl-citation.json"} </w:instrText>
      </w:r>
      <w:r w:rsidR="00B31418">
        <w:rPr>
          <w:rFonts w:eastAsia="Arial" w:cs="Arial"/>
        </w:rPr>
        <w:fldChar w:fldCharType="separate"/>
      </w:r>
      <w:r w:rsidR="00882151" w:rsidRPr="00882151">
        <w:rPr>
          <w:rFonts w:cs="Arial"/>
          <w:vertAlign w:val="superscript"/>
        </w:rPr>
        <w:t>20,24–27</w:t>
      </w:r>
      <w:r w:rsidR="00B31418">
        <w:rPr>
          <w:rFonts w:eastAsia="Arial" w:cs="Arial"/>
        </w:rPr>
        <w:fldChar w:fldCharType="end"/>
      </w:r>
      <w:r w:rsidR="005A096E">
        <w:rPr>
          <w:rFonts w:eastAsia="Arial" w:cs="Arial"/>
        </w:rPr>
        <w:t>.</w:t>
      </w:r>
    </w:p>
    <w:p w14:paraId="280A0E8F" w14:textId="6D35E0DF" w:rsidR="004C12E5" w:rsidRDefault="004C12E5" w:rsidP="36157BFC">
      <w:pPr>
        <w:jc w:val="both"/>
        <w:rPr>
          <w:rFonts w:eastAsia="Arial" w:cs="Arial"/>
        </w:rPr>
      </w:pPr>
      <w:r w:rsidRPr="008231D4">
        <w:rPr>
          <w:rFonts w:eastAsia="Arial" w:cs="Arial"/>
        </w:rPr>
        <w:t xml:space="preserve">For modelling, </w:t>
      </w:r>
      <w:r w:rsidR="00731A4F" w:rsidRPr="008231D4">
        <w:rPr>
          <w:rFonts w:eastAsia="Arial" w:cs="Arial"/>
        </w:rPr>
        <w:t>using a linear mixed model</w:t>
      </w:r>
      <w:r w:rsidRPr="008231D4">
        <w:rPr>
          <w:rFonts w:eastAsia="Arial" w:cs="Arial"/>
        </w:rPr>
        <w:t xml:space="preserve"> </w:t>
      </w:r>
      <w:r w:rsidR="00731A4F" w:rsidRPr="008231D4">
        <w:rPr>
          <w:rFonts w:eastAsia="Arial" w:cs="Arial"/>
        </w:rPr>
        <w:t>(</w:t>
      </w:r>
      <w:r w:rsidRPr="008231D4">
        <w:rPr>
          <w:rFonts w:eastAsia="Arial" w:cs="Arial"/>
        </w:rPr>
        <w:t>LMM</w:t>
      </w:r>
      <w:r w:rsidR="00731A4F" w:rsidRPr="008231D4">
        <w:rPr>
          <w:rFonts w:eastAsia="Arial" w:cs="Arial"/>
        </w:rPr>
        <w:t>)</w:t>
      </w:r>
      <w:r w:rsidRPr="008231D4">
        <w:rPr>
          <w:rFonts w:eastAsia="Arial" w:cs="Arial"/>
        </w:rPr>
        <w:t xml:space="preserve"> </w:t>
      </w:r>
      <w:r w:rsidR="00521BA5" w:rsidRPr="008231D4">
        <w:rPr>
          <w:rFonts w:eastAsia="Arial" w:cs="Arial"/>
        </w:rPr>
        <w:t>was determined to be the best approach</w:t>
      </w:r>
      <w:r w:rsidR="00F60895" w:rsidRPr="008231D4">
        <w:rPr>
          <w:rFonts w:eastAsia="Arial" w:cs="Arial"/>
        </w:rPr>
        <w:t xml:space="preserve">, because the data contain repeated measurements nested within participants, which induces correlations that ordinary linear regression cannot handle. The LMM </w:t>
      </w:r>
      <w:r w:rsidR="00C3539E" w:rsidRPr="008231D4">
        <w:rPr>
          <w:rFonts w:eastAsia="Arial" w:cs="Arial"/>
        </w:rPr>
        <w:t>allows</w:t>
      </w:r>
      <w:r w:rsidR="00F60895" w:rsidRPr="008231D4">
        <w:rPr>
          <w:rFonts w:eastAsia="Arial" w:cs="Arial"/>
        </w:rPr>
        <w:t xml:space="preserve"> each participant to have their own intercepts and/or slopes while still estimating a coherent group-level trend. This leads to more accurate uncertainty estimates, better handling of inter-subject variability, and a generative model that can simulate realistic new datasets with subject-specific variation.</w:t>
      </w:r>
    </w:p>
    <w:p w14:paraId="5F67150D" w14:textId="12B4F780" w:rsidR="00D85B26" w:rsidRPr="008231D4" w:rsidRDefault="00AE15AC" w:rsidP="00AE15AC">
      <w:pPr>
        <w:jc w:val="both"/>
        <w:rPr>
          <w:rFonts w:eastAsia="Arial" w:cs="Arial"/>
        </w:rPr>
      </w:pPr>
      <w:r w:rsidRPr="008231D4">
        <w:rPr>
          <w:rFonts w:cs="Arial"/>
        </w:rPr>
        <w:t>The calculation</w:t>
      </w:r>
      <w:r>
        <w:rPr>
          <w:rFonts w:cs="Arial"/>
        </w:rPr>
        <w:t>s</w:t>
      </w:r>
      <w:r w:rsidRPr="008231D4">
        <w:rPr>
          <w:rFonts w:cs="Arial"/>
        </w:rPr>
        <w:t xml:space="preserve"> </w:t>
      </w:r>
      <w:r w:rsidR="007A607F" w:rsidRPr="008231D4">
        <w:rPr>
          <w:rFonts w:cs="Arial"/>
        </w:rPr>
        <w:t>were</w:t>
      </w:r>
      <w:r w:rsidRPr="008231D4">
        <w:rPr>
          <w:rFonts w:cs="Arial"/>
        </w:rPr>
        <w:t xml:space="preserve"> performed on R version 4.4.0</w:t>
      </w:r>
      <w:r w:rsidR="00480BAC">
        <w:rPr>
          <w:rFonts w:cs="Arial"/>
        </w:rPr>
        <w:fldChar w:fldCharType="begin"/>
      </w:r>
      <w:r w:rsidR="00882151">
        <w:rPr>
          <w:rFonts w:cs="Arial"/>
        </w:rPr>
        <w:instrText xml:space="preserve"> ADDIN ZOTERO_ITEM CSL_CITATION {"citationID":"e8g8ctuZ","properties":{"unsorted":false,"formattedCitation":"\\super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480BAC">
        <w:rPr>
          <w:rFonts w:cs="Arial"/>
        </w:rPr>
        <w:fldChar w:fldCharType="separate"/>
      </w:r>
      <w:r w:rsidR="00882151" w:rsidRPr="00882151">
        <w:rPr>
          <w:rFonts w:cs="Arial"/>
          <w:vertAlign w:val="superscript"/>
        </w:rPr>
        <w:t>28</w:t>
      </w:r>
      <w:r w:rsidR="00480BAC">
        <w:rPr>
          <w:rFonts w:cs="Arial"/>
        </w:rPr>
        <w:fldChar w:fldCharType="end"/>
      </w:r>
      <w:r w:rsidRPr="008231D4">
        <w:rPr>
          <w:rFonts w:cs="Arial"/>
        </w:rPr>
        <w:t xml:space="preserve"> using the </w:t>
      </w:r>
      <w:r w:rsidRPr="007A607F">
        <w:rPr>
          <w:rFonts w:eastAsia="Arial" w:cs="Arial"/>
          <w:i/>
          <w:iCs/>
        </w:rPr>
        <w:t>lme4</w:t>
      </w:r>
      <w:r>
        <w:rPr>
          <w:rFonts w:eastAsia="Arial" w:cs="Arial"/>
        </w:rPr>
        <w:t xml:space="preserve"> </w:t>
      </w:r>
      <w:r w:rsidRPr="008231D4">
        <w:rPr>
          <w:rFonts w:cs="Arial"/>
        </w:rPr>
        <w:t xml:space="preserve">R package version </w:t>
      </w:r>
      <w:r>
        <w:rPr>
          <w:rFonts w:eastAsia="Arial" w:cs="Arial"/>
        </w:rPr>
        <w:t>1.1-37</w:t>
      </w:r>
      <w:r w:rsidR="00480BAC">
        <w:rPr>
          <w:rFonts w:eastAsia="Arial" w:cs="Arial"/>
        </w:rPr>
        <w:fldChar w:fldCharType="begin"/>
      </w:r>
      <w:r w:rsidR="00882151">
        <w:rPr>
          <w:rFonts w:eastAsia="Arial" w:cs="Arial"/>
        </w:rPr>
        <w:instrText xml:space="preserve"> ADDIN ZOTERO_ITEM CSL_CITATION {"citationID":"xkQvMSII","properties":{"unsorted":false,"formattedCitation":"\\super 29\\nosupersub{}","plainCitation":"29","noteIndex":0},"citationItems":[{"id":4152,"uris":["http://zotero.org/users/13639132/items/IBGPH8UU"],"itemData":{"id":4152,"type":"article-journal","container-title":"Journal of Statistical Software","DOI":"10.18637/jss.v067.i01","ISSN":"1548-7660","issue":"1","journalAbbreviation":"J. Stat. Soft.","language":"en","source":"DOI.org (Crossref)","title":"Fitting Linear Mixed-Effects Models Using &lt;b&gt;lme4&lt;/b&gt;","URL":"http://www.jstatsoft.org/v67/i01/","volume":"67","author":[{"family":"Bates","given":"Douglas"},{"family":"Mächler","given":"Martin"},{"family":"Bolker","given":"Ben"},{"family":"Walker","given":"Steve"}],"accessed":{"date-parts":[["2026",1,30]]},"issued":{"date-parts":[["2015"]]}}}],"schema":"https://github.com/citation-style-language/schema/raw/master/csl-citation.json"} </w:instrText>
      </w:r>
      <w:r w:rsidR="00480BAC">
        <w:rPr>
          <w:rFonts w:eastAsia="Arial" w:cs="Arial"/>
        </w:rPr>
        <w:fldChar w:fldCharType="separate"/>
      </w:r>
      <w:r w:rsidR="00882151" w:rsidRPr="00882151">
        <w:rPr>
          <w:rFonts w:cs="Arial"/>
          <w:vertAlign w:val="superscript"/>
        </w:rPr>
        <w:t>29</w:t>
      </w:r>
      <w:r w:rsidR="00480BAC">
        <w:rPr>
          <w:rFonts w:eastAsia="Arial" w:cs="Arial"/>
        </w:rPr>
        <w:fldChar w:fldCharType="end"/>
      </w:r>
      <w:r>
        <w:rPr>
          <w:rFonts w:cs="Arial"/>
        </w:rPr>
        <w:t xml:space="preserve">, specifically using </w:t>
      </w:r>
      <w:r>
        <w:rPr>
          <w:rFonts w:eastAsia="Arial" w:cs="Arial"/>
        </w:rPr>
        <w:t xml:space="preserve">the </w:t>
      </w:r>
      <w:proofErr w:type="spellStart"/>
      <w:r w:rsidRPr="00902BC9">
        <w:rPr>
          <w:rFonts w:ascii="Consolas" w:eastAsia="Arial" w:hAnsi="Consolas" w:cs="Consolas"/>
        </w:rPr>
        <w:t>lmer</w:t>
      </w:r>
      <w:proofErr w:type="spellEnd"/>
      <w:r w:rsidRPr="00902BC9">
        <w:rPr>
          <w:rFonts w:ascii="Consolas" w:eastAsia="Arial" w:hAnsi="Consolas" w:cs="Consolas"/>
        </w:rPr>
        <w:t>()</w:t>
      </w:r>
      <w:r>
        <w:rPr>
          <w:rFonts w:eastAsia="Arial" w:cs="Arial"/>
        </w:rPr>
        <w:t xml:space="preserve"> function</w:t>
      </w:r>
      <w:r w:rsidR="00902BC9">
        <w:rPr>
          <w:rFonts w:eastAsia="Arial" w:cs="Arial"/>
        </w:rPr>
        <w:t xml:space="preserve"> for model fit</w:t>
      </w:r>
      <w:r w:rsidR="00480BAC">
        <w:rPr>
          <w:rFonts w:eastAsia="Arial" w:cs="Arial"/>
        </w:rPr>
        <w:t>ting.</w:t>
      </w:r>
    </w:p>
    <w:p w14:paraId="6BA978B4" w14:textId="20FF4019" w:rsidR="00E1383C" w:rsidRPr="008231D4" w:rsidDel="00433E47" w:rsidRDefault="00E1383C" w:rsidP="00723E5F">
      <w:pPr>
        <w:jc w:val="both"/>
        <w:rPr>
          <w:del w:id="67" w:author="Johannes Zauner" w:date="2026-02-04T09:41:00Z" w16du:dateUtc="2026-02-04T08:41:00Z"/>
          <w:rFonts w:eastAsia="Arial" w:cs="Arial"/>
        </w:rPr>
      </w:pPr>
      <w:commentRangeStart w:id="68"/>
      <w:del w:id="69" w:author="Johannes Zauner" w:date="2026-02-04T08:46:00Z" w16du:dateUtc="2026-02-04T07:46:00Z">
        <w:r w:rsidRPr="008231D4" w:rsidDel="00B067AF">
          <w:rPr>
            <w:rFonts w:eastAsia="Arial" w:cs="Arial"/>
          </w:rPr>
          <w:delText>The initial idea was to</w:delText>
        </w:r>
      </w:del>
      <w:ins w:id="70" w:author="Johannes Zauner" w:date="2026-02-04T08:46:00Z" w16du:dateUtc="2026-02-04T07:46:00Z">
        <w:r w:rsidR="00B067AF">
          <w:rPr>
            <w:rFonts w:eastAsia="Arial" w:cs="Arial"/>
          </w:rPr>
          <w:t>The baseline</w:t>
        </w:r>
      </w:ins>
      <w:r w:rsidRPr="008231D4">
        <w:rPr>
          <w:rFonts w:eastAsia="Arial" w:cs="Arial"/>
        </w:rPr>
        <w:t xml:space="preserve"> model</w:t>
      </w:r>
      <w:ins w:id="71" w:author="Johannes Zauner" w:date="2026-02-04T09:37:00Z" w16du:dateUtc="2026-02-04T08:37:00Z">
        <w:r w:rsidR="001A24A2">
          <w:rPr>
            <w:rFonts w:eastAsia="Arial" w:cs="Arial"/>
          </w:rPr>
          <w:t>s</w:t>
        </w:r>
      </w:ins>
      <w:r w:rsidRPr="008231D4">
        <w:rPr>
          <w:rFonts w:eastAsia="Arial" w:cs="Arial"/>
        </w:rPr>
        <w:t xml:space="preserve"> response as a function of melanopic </w:t>
      </w:r>
      <w:commentRangeEnd w:id="68"/>
      <w:r w:rsidR="001A24A2" w:rsidRPr="008231D4">
        <w:rPr>
          <w:rStyle w:val="CommentReference"/>
          <w:rFonts w:eastAsia="Arial" w:cs="Arial"/>
          <w:sz w:val="24"/>
          <w:szCs w:val="24"/>
        </w:rPr>
        <w:commentReference w:id="68"/>
      </w:r>
      <w:r w:rsidRPr="008231D4">
        <w:rPr>
          <w:rFonts w:eastAsia="Arial" w:cs="Arial"/>
        </w:rPr>
        <w:t>EDI</w:t>
      </w:r>
      <w:r w:rsidR="00C343B9" w:rsidRPr="008231D4">
        <w:rPr>
          <w:rFonts w:eastAsia="Arial" w:cs="Arial"/>
        </w:rPr>
        <w:t xml:space="preserve"> (log</w:t>
      </w:r>
      <w:r w:rsidR="00C343B9" w:rsidRPr="008231D4">
        <w:rPr>
          <w:rFonts w:eastAsia="Arial" w:cs="Arial"/>
          <w:vertAlign w:val="subscript"/>
        </w:rPr>
        <w:t>10</w:t>
      </w:r>
      <w:r w:rsidR="00C343B9" w:rsidRPr="008231D4">
        <w:rPr>
          <w:rFonts w:eastAsia="Arial" w:cs="Arial"/>
        </w:rPr>
        <w:t xml:space="preserve"> transformed)</w:t>
      </w:r>
      <w:r w:rsidR="00C3539E" w:rsidRPr="008231D4">
        <w:rPr>
          <w:rFonts w:eastAsia="Arial" w:cs="Arial"/>
        </w:rPr>
        <w:t xml:space="preserve"> while </w:t>
      </w:r>
      <w:r w:rsidRPr="008231D4">
        <w:rPr>
          <w:rFonts w:eastAsia="Arial" w:cs="Arial"/>
        </w:rPr>
        <w:t>allowing for participant-dependent</w:t>
      </w:r>
      <w:ins w:id="72" w:author="Johannes Zauner" w:date="2026-02-04T09:37:00Z" w16du:dateUtc="2026-02-04T08:37:00Z">
        <w:r w:rsidR="00A93229">
          <w:rPr>
            <w:rFonts w:eastAsia="Arial" w:cs="Arial"/>
          </w:rPr>
          <w:t xml:space="preserve"> (random)</w:t>
        </w:r>
      </w:ins>
      <w:r w:rsidRPr="008231D4">
        <w:rPr>
          <w:rFonts w:eastAsia="Arial" w:cs="Arial"/>
        </w:rPr>
        <w:t xml:space="preserve"> slopes and intercepts.</w:t>
      </w:r>
      <w:r w:rsidR="00631AF1" w:rsidRPr="008231D4">
        <w:rPr>
          <w:rFonts w:eastAsia="Arial" w:cs="Arial"/>
        </w:rPr>
        <w:t xml:space="preserve"> Because </w:t>
      </w:r>
      <w:r w:rsidR="00F14013" w:rsidRPr="008231D4">
        <w:rPr>
          <w:rFonts w:eastAsia="Arial" w:cs="Arial"/>
        </w:rPr>
        <w:t>of the log</w:t>
      </w:r>
      <w:r w:rsidR="00F14013" w:rsidRPr="008231D4">
        <w:rPr>
          <w:rFonts w:eastAsia="Arial" w:cs="Arial"/>
          <w:vertAlign w:val="subscript"/>
        </w:rPr>
        <w:t>10</w:t>
      </w:r>
      <w:r w:rsidR="00F14013" w:rsidRPr="008231D4">
        <w:rPr>
          <w:rFonts w:eastAsia="Arial" w:cs="Arial"/>
        </w:rPr>
        <w:t xml:space="preserve"> transformation, the </w:t>
      </w:r>
      <w:r w:rsidR="006008D1" w:rsidRPr="008231D4">
        <w:rPr>
          <w:rFonts w:eastAsia="Arial" w:cs="Arial"/>
        </w:rPr>
        <w:t>0-l</w:t>
      </w:r>
      <w:r w:rsidR="009B5804" w:rsidRPr="008231D4">
        <w:rPr>
          <w:rFonts w:eastAsia="Arial" w:cs="Arial"/>
        </w:rPr>
        <w:t>u</w:t>
      </w:r>
      <w:r w:rsidR="006008D1" w:rsidRPr="008231D4">
        <w:rPr>
          <w:rFonts w:eastAsia="Arial" w:cs="Arial"/>
        </w:rPr>
        <w:t>x</w:t>
      </w:r>
      <w:r w:rsidR="00F14013" w:rsidRPr="008231D4">
        <w:rPr>
          <w:rFonts w:eastAsia="Arial" w:cs="Arial"/>
        </w:rPr>
        <w:t xml:space="preserve"> condition </w:t>
      </w:r>
      <w:r w:rsidR="00670DE8" w:rsidRPr="008231D4">
        <w:rPr>
          <w:rFonts w:eastAsia="Arial" w:cs="Arial"/>
        </w:rPr>
        <w:t>can</w:t>
      </w:r>
      <w:r w:rsidR="00F14013" w:rsidRPr="008231D4">
        <w:rPr>
          <w:rFonts w:eastAsia="Arial" w:cs="Arial"/>
        </w:rPr>
        <w:t>not be modelled</w:t>
      </w:r>
      <w:r w:rsidR="00C7424A" w:rsidRPr="008231D4">
        <w:rPr>
          <w:rFonts w:eastAsia="Arial" w:cs="Arial"/>
        </w:rPr>
        <w:t xml:space="preserve"> directly,</w:t>
      </w:r>
      <w:ins w:id="73" w:author="Lucien Bickerstaff" w:date="2026-02-04T18:21:00Z" w16du:dateUtc="2026-02-04T17:21:00Z">
        <w:r w:rsidR="00756657">
          <w:rPr>
            <w:rFonts w:eastAsia="Arial" w:cs="Arial"/>
          </w:rPr>
          <w:t xml:space="preserve"> so</w:t>
        </w:r>
      </w:ins>
      <w:r w:rsidR="00C7424A" w:rsidRPr="008231D4">
        <w:rPr>
          <w:rFonts w:eastAsia="Arial" w:cs="Arial"/>
        </w:rPr>
        <w:t xml:space="preserve"> </w:t>
      </w:r>
      <w:del w:id="74" w:author="Johannes Zauner" w:date="2026-02-04T09:41:00Z" w16du:dateUtc="2026-02-04T08:41:00Z">
        <w:r w:rsidR="00C7424A" w:rsidRPr="008231D4" w:rsidDel="00C2379F">
          <w:rPr>
            <w:rFonts w:eastAsia="Arial" w:cs="Arial"/>
          </w:rPr>
          <w:delText xml:space="preserve">so the response was expressed as a change score from the </w:delText>
        </w:r>
        <w:r w:rsidR="006008D1" w:rsidRPr="008231D4" w:rsidDel="00C2379F">
          <w:rPr>
            <w:rFonts w:eastAsia="Arial" w:cs="Arial"/>
          </w:rPr>
          <w:delText>0-l</w:delText>
        </w:r>
        <w:r w:rsidR="009B5804" w:rsidRPr="008231D4" w:rsidDel="00C2379F">
          <w:rPr>
            <w:rFonts w:eastAsia="Arial" w:cs="Arial"/>
          </w:rPr>
          <w:delText>u</w:delText>
        </w:r>
        <w:r w:rsidR="006008D1" w:rsidRPr="008231D4" w:rsidDel="00C2379F">
          <w:rPr>
            <w:rFonts w:eastAsia="Arial" w:cs="Arial"/>
          </w:rPr>
          <w:delText>x</w:delText>
        </w:r>
        <w:r w:rsidR="00C7424A" w:rsidRPr="008231D4" w:rsidDel="00C2379F">
          <w:rPr>
            <w:rFonts w:eastAsia="Arial" w:cs="Arial"/>
          </w:rPr>
          <w:delText xml:space="preserve"> condition.</w:delText>
        </w:r>
      </w:del>
    </w:p>
    <w:p w14:paraId="2CE6312A" w14:textId="485D8C4C" w:rsidR="00E1383C" w:rsidRPr="0046334C" w:rsidDel="00433E47" w:rsidRDefault="00C7424A" w:rsidP="00723E5F">
      <w:pPr>
        <w:jc w:val="both"/>
        <w:rPr>
          <w:del w:id="75" w:author="Johannes Zauner" w:date="2026-02-04T09:41:00Z" w16du:dateUtc="2026-02-04T08:41:00Z"/>
          <w:rFonts w:eastAsia="Arial" w:cs="Arial"/>
        </w:rPr>
      </w:pPr>
      <m:oMathPara>
        <m:oMathParaPr>
          <m:jc m:val="center"/>
        </m:oMathParaPr>
        <m:oMath>
          <m:r>
            <w:del w:id="76" w:author="Johannes Zauner" w:date="2026-02-04T09:41:00Z" w16du:dateUtc="2026-02-04T08:41:00Z">
              <w:rPr>
                <w:rFonts w:ascii="Cambria Math" w:eastAsia="Arial" w:hAnsi="Cambria Math" w:cs="Arial"/>
              </w:rPr>
              <m:t xml:space="preserve">EMG change score ~ </m:t>
            </w:del>
          </m:r>
          <m:sSub>
            <m:sSubPr>
              <m:ctrlPr>
                <w:del w:id="77" w:author="Johannes Zauner" w:date="2026-02-04T09:41:00Z" w16du:dateUtc="2026-02-04T08:41:00Z">
                  <w:rPr>
                    <w:rFonts w:ascii="Cambria Math" w:eastAsia="Arial" w:hAnsi="Cambria Math" w:cs="Arial"/>
                    <w:i/>
                  </w:rPr>
                </w:del>
              </m:ctrlPr>
            </m:sSubPr>
            <m:e>
              <m:r>
                <w:del w:id="78" w:author="Johannes Zauner" w:date="2026-02-04T09:41:00Z" w16du:dateUtc="2026-02-04T08:41:00Z">
                  <w:rPr>
                    <w:rFonts w:ascii="Cambria Math" w:eastAsia="Arial" w:hAnsi="Cambria Math" w:cs="Arial"/>
                  </w:rPr>
                  <m:t>log</m:t>
                </w:del>
              </m:r>
            </m:e>
            <m:sub>
              <m:r>
                <w:del w:id="79" w:author="Johannes Zauner" w:date="2026-02-04T09:41:00Z" w16du:dateUtc="2026-02-04T08:41:00Z">
                  <w:rPr>
                    <w:rFonts w:ascii="Cambria Math" w:eastAsia="Arial" w:hAnsi="Cambria Math" w:cs="Arial"/>
                  </w:rPr>
                  <m:t>10</m:t>
                </w:del>
              </m:r>
            </m:sub>
          </m:sSub>
          <m:d>
            <m:dPr>
              <m:ctrlPr>
                <w:del w:id="80" w:author="Johannes Zauner" w:date="2026-02-04T09:41:00Z" w16du:dateUtc="2026-02-04T08:41:00Z">
                  <w:rPr>
                    <w:rFonts w:ascii="Cambria Math" w:eastAsia="Arial" w:hAnsi="Cambria Math" w:cs="Arial"/>
                    <w:i/>
                  </w:rPr>
                </w:del>
              </m:ctrlPr>
            </m:dPr>
            <m:e>
              <m:r>
                <w:del w:id="81" w:author="Johannes Zauner" w:date="2026-02-04T09:41:00Z" w16du:dateUtc="2026-02-04T08:41:00Z">
                  <w:rPr>
                    <w:rFonts w:ascii="Cambria Math" w:eastAsia="Arial" w:hAnsi="Cambria Math" w:cs="Arial"/>
                  </w:rPr>
                  <m:t>Melanopic EDI</m:t>
                </w:del>
              </m:r>
            </m:e>
          </m:d>
          <m:r>
            <w:del w:id="82" w:author="Johannes Zauner" w:date="2026-02-04T09:41:00Z" w16du:dateUtc="2026-02-04T08:41:00Z">
              <w:rPr>
                <w:rFonts w:ascii="Cambria Math" w:eastAsia="Arial" w:hAnsi="Cambria Math" w:cs="Arial"/>
              </w:rPr>
              <m:t>+(</m:t>
            </w:del>
          </m:r>
          <m:sSub>
            <m:sSubPr>
              <m:ctrlPr>
                <w:del w:id="83" w:author="Johannes Zauner" w:date="2026-02-04T09:41:00Z" w16du:dateUtc="2026-02-04T08:41:00Z">
                  <w:rPr>
                    <w:rFonts w:ascii="Cambria Math" w:eastAsia="Arial" w:hAnsi="Cambria Math" w:cs="Arial"/>
                    <w:i/>
                  </w:rPr>
                </w:del>
              </m:ctrlPr>
            </m:sSubPr>
            <m:e>
              <m:r>
                <w:del w:id="84" w:author="Johannes Zauner" w:date="2026-02-04T09:41:00Z" w16du:dateUtc="2026-02-04T08:41:00Z">
                  <w:rPr>
                    <w:rFonts w:ascii="Cambria Math" w:eastAsia="Arial" w:hAnsi="Cambria Math" w:cs="Arial"/>
                  </w:rPr>
                  <m:t>log</m:t>
                </w:del>
              </m:r>
            </m:e>
            <m:sub>
              <m:r>
                <w:del w:id="85" w:author="Johannes Zauner" w:date="2026-02-04T09:41:00Z" w16du:dateUtc="2026-02-04T08:41:00Z">
                  <w:rPr>
                    <w:rFonts w:ascii="Cambria Math" w:eastAsia="Arial" w:hAnsi="Cambria Math" w:cs="Arial"/>
                  </w:rPr>
                  <m:t>10</m:t>
                </w:del>
              </m:r>
            </m:sub>
          </m:sSub>
          <m:d>
            <m:dPr>
              <m:ctrlPr>
                <w:del w:id="86" w:author="Johannes Zauner" w:date="2026-02-04T09:41:00Z" w16du:dateUtc="2026-02-04T08:41:00Z">
                  <w:rPr>
                    <w:rFonts w:ascii="Cambria Math" w:eastAsia="Arial" w:hAnsi="Cambria Math" w:cs="Arial"/>
                    <w:i/>
                  </w:rPr>
                </w:del>
              </m:ctrlPr>
            </m:dPr>
            <m:e>
              <m:r>
                <w:del w:id="87" w:author="Johannes Zauner" w:date="2026-02-04T09:41:00Z" w16du:dateUtc="2026-02-04T08:41:00Z">
                  <w:rPr>
                    <w:rFonts w:ascii="Cambria Math" w:eastAsia="Arial" w:hAnsi="Cambria Math" w:cs="Arial"/>
                  </w:rPr>
                  <m:t>Melanopic EDI</m:t>
                </w:del>
              </m:r>
            </m:e>
          </m:d>
          <m:r>
            <w:del w:id="88" w:author="Johannes Zauner" w:date="2026-02-04T09:41:00Z" w16du:dateUtc="2026-02-04T08:41:00Z">
              <w:rPr>
                <w:rFonts w:ascii="Cambria Math" w:eastAsia="Arial" w:hAnsi="Cambria Math" w:cs="Arial"/>
              </w:rPr>
              <m:t xml:space="preserve"> | Participant ID)</m:t>
            </w:del>
          </m:r>
        </m:oMath>
      </m:oMathPara>
    </w:p>
    <w:p w14:paraId="7E618908" w14:textId="0EF4F8CA" w:rsidR="009B6E93" w:rsidRPr="008231D4" w:rsidRDefault="009B6E93" w:rsidP="00C2379F">
      <w:pPr>
        <w:jc w:val="both"/>
        <w:rPr>
          <w:rFonts w:eastAsia="Arial" w:cs="Arial"/>
        </w:rPr>
      </w:pPr>
      <w:del w:id="89" w:author="Johannes Zauner" w:date="2026-02-04T09:41:00Z" w16du:dateUtc="2026-02-04T08:41:00Z">
        <w:r w:rsidRPr="008231D4" w:rsidDel="00C2379F">
          <w:rPr>
            <w:rFonts w:eastAsia="Arial" w:cs="Arial"/>
          </w:rPr>
          <w:delText xml:space="preserve">This approach </w:delText>
        </w:r>
      </w:del>
      <w:del w:id="90" w:author="Johannes Zauner" w:date="2026-02-04T08:45:00Z" w16du:dateUtc="2026-02-04T07:45:00Z">
        <w:r w:rsidR="00670DE8" w:rsidRPr="008231D4" w:rsidDel="00ED0A39">
          <w:rPr>
            <w:rFonts w:eastAsia="Arial" w:cs="Arial"/>
          </w:rPr>
          <w:delText xml:space="preserve">was deemed unsatisfactory </w:delText>
        </w:r>
        <w:r w:rsidR="009120BA" w:rsidRPr="008231D4" w:rsidDel="00ED0A39">
          <w:rPr>
            <w:rFonts w:eastAsia="Arial" w:cs="Arial"/>
            <w:i/>
            <w:iCs/>
          </w:rPr>
          <w:delText>a priori</w:delText>
        </w:r>
        <w:r w:rsidR="00670DE8" w:rsidRPr="008231D4" w:rsidDel="00ED0A39">
          <w:rPr>
            <w:rFonts w:eastAsia="Arial" w:cs="Arial"/>
            <w:i/>
            <w:iCs/>
          </w:rPr>
          <w:delText xml:space="preserve"> </w:delText>
        </w:r>
        <w:r w:rsidR="00670DE8" w:rsidRPr="008231D4" w:rsidDel="00ED0A39">
          <w:rPr>
            <w:rFonts w:eastAsia="Arial" w:cs="Arial"/>
          </w:rPr>
          <w:delText xml:space="preserve">as it </w:delText>
        </w:r>
      </w:del>
      <w:del w:id="91" w:author="Johannes Zauner" w:date="2026-02-04T09:41:00Z" w16du:dateUtc="2026-02-04T08:41:00Z">
        <w:r w:rsidR="00670DE8" w:rsidRPr="008231D4" w:rsidDel="00C2379F">
          <w:rPr>
            <w:rFonts w:eastAsia="Arial" w:cs="Arial"/>
          </w:rPr>
          <w:delText>discard</w:delText>
        </w:r>
      </w:del>
      <w:del w:id="92" w:author="Johannes Zauner" w:date="2026-02-04T08:45:00Z" w16du:dateUtc="2026-02-04T07:45:00Z">
        <w:r w:rsidR="00670DE8" w:rsidRPr="008231D4" w:rsidDel="00ED0A39">
          <w:rPr>
            <w:rFonts w:eastAsia="Arial" w:cs="Arial"/>
          </w:rPr>
          <w:delText>ed</w:delText>
        </w:r>
      </w:del>
      <w:del w:id="93" w:author="Johannes Zauner" w:date="2026-02-04T09:41:00Z" w16du:dateUtc="2026-02-04T08:41:00Z">
        <w:r w:rsidR="00670DE8" w:rsidRPr="008231D4" w:rsidDel="00C2379F">
          <w:rPr>
            <w:rFonts w:eastAsia="Arial" w:cs="Arial"/>
          </w:rPr>
          <w:delText xml:space="preserve"> information about the baseline</w:delText>
        </w:r>
        <w:r w:rsidR="00E82C3A" w:rsidRPr="008231D4" w:rsidDel="00C2379F">
          <w:rPr>
            <w:rFonts w:eastAsia="Arial" w:cs="Arial"/>
          </w:rPr>
          <w:delText xml:space="preserve"> (0</w:delText>
        </w:r>
        <w:r w:rsidR="00F446DF" w:rsidRPr="008231D4" w:rsidDel="00C2379F">
          <w:rPr>
            <w:rFonts w:eastAsia="Arial" w:cs="Arial"/>
          </w:rPr>
          <w:delText>-</w:delText>
        </w:r>
        <w:r w:rsidR="00E82C3A" w:rsidRPr="008231D4" w:rsidDel="00C2379F">
          <w:rPr>
            <w:rFonts w:eastAsia="Arial" w:cs="Arial"/>
          </w:rPr>
          <w:delText>l</w:delText>
        </w:r>
        <w:r w:rsidR="009B5804" w:rsidRPr="008231D4" w:rsidDel="00C2379F">
          <w:rPr>
            <w:rFonts w:eastAsia="Arial" w:cs="Arial"/>
          </w:rPr>
          <w:delText>u</w:delText>
        </w:r>
        <w:r w:rsidR="00E82C3A" w:rsidRPr="008231D4" w:rsidDel="00C2379F">
          <w:rPr>
            <w:rFonts w:eastAsia="Arial" w:cs="Arial"/>
          </w:rPr>
          <w:delText>x condition)</w:delText>
        </w:r>
        <w:r w:rsidR="00670DE8" w:rsidRPr="008231D4" w:rsidDel="00C2379F">
          <w:rPr>
            <w:rFonts w:eastAsia="Arial" w:cs="Arial"/>
          </w:rPr>
          <w:delText>.</w:delText>
        </w:r>
        <w:r w:rsidR="009B3B7B" w:rsidRPr="008231D4" w:rsidDel="00C2379F">
          <w:rPr>
            <w:rFonts w:eastAsia="Arial" w:cs="Arial"/>
          </w:rPr>
          <w:delText xml:space="preserve"> </w:delText>
        </w:r>
        <w:r w:rsidR="006D4871" w:rsidRPr="008231D4" w:rsidDel="00C2379F">
          <w:rPr>
            <w:rFonts w:eastAsia="Arial" w:cs="Arial"/>
          </w:rPr>
          <w:delText>T</w:delText>
        </w:r>
      </w:del>
      <w:del w:id="94" w:author="Johannes Zauner" w:date="2026-02-04T08:45:00Z" w16du:dateUtc="2026-02-04T07:45:00Z">
        <w:r w:rsidR="006D4871" w:rsidRPr="008231D4" w:rsidDel="000E75FE">
          <w:rPr>
            <w:rFonts w:eastAsia="Arial" w:cs="Arial"/>
          </w:rPr>
          <w:delText>he</w:delText>
        </w:r>
        <w:r w:rsidR="009B3B7B" w:rsidRPr="008231D4" w:rsidDel="000E75FE">
          <w:rPr>
            <w:rFonts w:eastAsia="Arial" w:cs="Arial"/>
          </w:rPr>
          <w:delText xml:space="preserve"> idea was to add </w:delText>
        </w:r>
      </w:del>
      <w:r w:rsidR="009B3B7B" w:rsidRPr="008231D4">
        <w:rPr>
          <w:rFonts w:eastAsia="Arial" w:cs="Arial"/>
        </w:rPr>
        <w:t xml:space="preserve">an additional term </w:t>
      </w:r>
      <m:oMath>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oMath>
      <w:r w:rsidR="009B3B7B" w:rsidRPr="008231D4">
        <w:rPr>
          <w:rFonts w:eastAsia="Arial" w:cs="Arial"/>
        </w:rPr>
        <w:t xml:space="preserve"> </w:t>
      </w:r>
      <w:ins w:id="95" w:author="Johannes Zauner" w:date="2026-02-04T08:45:00Z" w16du:dateUtc="2026-02-04T07:45:00Z">
        <w:r w:rsidR="000E75FE">
          <w:rPr>
            <w:rFonts w:eastAsia="Arial" w:cs="Arial"/>
          </w:rPr>
          <w:t xml:space="preserve">was added. </w:t>
        </w:r>
      </w:ins>
      <m:oMath>
        <m:sSub>
          <m:sSubPr>
            <m:ctrlPr>
              <w:ins w:id="96" w:author="Johannes Zauner" w:date="2026-02-04T08:45:00Z" w16du:dateUtc="2026-02-04T07:45:00Z">
                <w:rPr>
                  <w:rFonts w:ascii="Cambria Math" w:eastAsia="Arial" w:hAnsi="Cambria Math" w:cs="Arial"/>
                  <w:i/>
                </w:rPr>
              </w:ins>
            </m:ctrlPr>
          </m:sSubPr>
          <m:e>
            <m:r>
              <w:ins w:id="97" w:author="Johannes Zauner" w:date="2026-02-04T08:45:00Z" w16du:dateUtc="2026-02-04T07:45:00Z">
                <w:rPr>
                  <w:rFonts w:ascii="Cambria Math" w:eastAsia="Arial" w:hAnsi="Cambria Math" w:cs="Arial"/>
                </w:rPr>
                <m:t>Z</m:t>
              </w:ins>
            </m:r>
          </m:e>
          <m:sub>
            <m:r>
              <w:ins w:id="98" w:author="Johannes Zauner" w:date="2026-02-04T08:45:00Z" w16du:dateUtc="2026-02-04T07:45:00Z">
                <w:rPr>
                  <w:rFonts w:ascii="Cambria Math" w:eastAsia="Arial" w:hAnsi="Cambria Math" w:cs="Arial"/>
                </w:rPr>
                <m:t>i</m:t>
              </w:ins>
            </m:r>
          </m:sub>
        </m:sSub>
      </m:oMath>
      <w:ins w:id="99" w:author="Johannes Zauner" w:date="2026-02-04T08:45:00Z" w16du:dateUtc="2026-02-04T07:45:00Z">
        <w:r w:rsidR="000E75FE">
          <w:rPr>
            <w:rFonts w:eastAsia="Arial" w:cs="Arial"/>
          </w:rPr>
          <w:t xml:space="preserve"> denotes </w:t>
        </w:r>
      </w:ins>
      <w:del w:id="100" w:author="Johannes Zauner" w:date="2026-02-04T08:45:00Z" w16du:dateUtc="2026-02-04T07:45:00Z">
        <w:r w:rsidR="009B3B7B" w:rsidRPr="008231D4" w:rsidDel="000E75FE">
          <w:rPr>
            <w:rFonts w:eastAsia="Arial" w:cs="Arial"/>
          </w:rPr>
          <w:delText xml:space="preserve">– </w:delText>
        </w:r>
      </w:del>
      <w:r w:rsidR="009B3B7B" w:rsidRPr="008231D4">
        <w:rPr>
          <w:rFonts w:eastAsia="Arial" w:cs="Arial"/>
        </w:rPr>
        <w:t>a binary indicator variable, identifying whether the observation corresponds to the 0-l</w:t>
      </w:r>
      <w:r w:rsidR="009B5804" w:rsidRPr="008231D4">
        <w:rPr>
          <w:rFonts w:eastAsia="Arial" w:cs="Arial"/>
        </w:rPr>
        <w:t>u</w:t>
      </w:r>
      <w:r w:rsidR="009B3B7B" w:rsidRPr="008231D4">
        <w:rPr>
          <w:rFonts w:eastAsia="Arial" w:cs="Arial"/>
        </w:rPr>
        <w:t xml:space="preserve">x condition (1), or one of the </w:t>
      </w:r>
      <w:del w:id="101" w:author="Johannes Zauner" w:date="2026-02-04T08:46:00Z" w16du:dateUtc="2026-02-04T07:46:00Z">
        <w:r w:rsidR="009B3B7B" w:rsidRPr="008231D4" w:rsidDel="005D7393">
          <w:rPr>
            <w:rFonts w:eastAsia="Arial" w:cs="Arial"/>
          </w:rPr>
          <w:delText xml:space="preserve">5 </w:delText>
        </w:r>
      </w:del>
      <w:r w:rsidR="009B3B7B" w:rsidRPr="008231D4">
        <w:rPr>
          <w:rFonts w:eastAsia="Arial" w:cs="Arial"/>
        </w:rPr>
        <w:t xml:space="preserve">other </w:t>
      </w:r>
      <w:del w:id="102" w:author="Johannes Zauner" w:date="2026-02-04T08:46:00Z" w16du:dateUtc="2026-02-04T07:46:00Z">
        <w:r w:rsidR="009B3B7B" w:rsidRPr="008231D4" w:rsidDel="005D7393">
          <w:rPr>
            <w:rFonts w:eastAsia="Arial" w:cs="Arial"/>
          </w:rPr>
          <w:delText>“</w:delText>
        </w:r>
        <w:r w:rsidR="009B3B7B" w:rsidRPr="008231D4" w:rsidDel="003C0665">
          <w:rPr>
            <w:rFonts w:eastAsia="Arial" w:cs="Arial"/>
          </w:rPr>
          <w:delText xml:space="preserve">lights on” </w:delText>
        </w:r>
      </w:del>
      <w:r w:rsidR="009B3B7B" w:rsidRPr="008231D4">
        <w:rPr>
          <w:rFonts w:eastAsia="Arial" w:cs="Arial"/>
        </w:rPr>
        <w:t>conditions</w:t>
      </w:r>
      <w:ins w:id="103" w:author="Johannes Zauner" w:date="2026-02-04T08:46:00Z" w16du:dateUtc="2026-02-04T07:46:00Z">
        <w:r w:rsidR="005D7393">
          <w:rPr>
            <w:rFonts w:eastAsia="Arial" w:cs="Arial"/>
          </w:rPr>
          <w:t xml:space="preserve"> &gt; 0-lux</w:t>
        </w:r>
      </w:ins>
      <w:r w:rsidR="009B3B7B" w:rsidRPr="008231D4">
        <w:rPr>
          <w:rFonts w:eastAsia="Arial" w:cs="Arial"/>
        </w:rPr>
        <w:t xml:space="preserve"> (0). This allows to retain the baseline information (0</w:t>
      </w:r>
      <w:ins w:id="104" w:author="Lucien Bickerstaff" w:date="2026-02-04T16:31:00Z" w16du:dateUtc="2026-02-04T15:31:00Z">
        <w:r w:rsidR="002543EA">
          <w:rPr>
            <w:rFonts w:eastAsia="Arial" w:cs="Arial"/>
          </w:rPr>
          <w:t>-</w:t>
        </w:r>
      </w:ins>
      <w:del w:id="105" w:author="Lucien Bickerstaff" w:date="2026-02-04T16:31:00Z" w16du:dateUtc="2026-02-04T15:31:00Z">
        <w:r w:rsidR="009B3B7B" w:rsidRPr="008231D4" w:rsidDel="002543EA">
          <w:rPr>
            <w:rFonts w:eastAsia="Arial" w:cs="Arial"/>
          </w:rPr>
          <w:delText xml:space="preserve"> </w:delText>
        </w:r>
      </w:del>
      <w:r w:rsidR="009B3B7B" w:rsidRPr="008231D4">
        <w:rPr>
          <w:rFonts w:eastAsia="Arial" w:cs="Arial"/>
        </w:rPr>
        <w:t>l</w:t>
      </w:r>
      <w:r w:rsidR="009B5804" w:rsidRPr="008231D4">
        <w:rPr>
          <w:rFonts w:eastAsia="Arial" w:cs="Arial"/>
        </w:rPr>
        <w:t>u</w:t>
      </w:r>
      <w:r w:rsidR="009B3B7B" w:rsidRPr="008231D4">
        <w:rPr>
          <w:rFonts w:eastAsia="Arial" w:cs="Arial"/>
        </w:rPr>
        <w:t>x condition) in the modelling approach</w:t>
      </w:r>
      <w:del w:id="106" w:author="Johannes Zauner" w:date="2026-02-04T09:42:00Z" w16du:dateUtc="2026-02-04T08:42:00Z">
        <w:r w:rsidR="009B3B7B" w:rsidRPr="008231D4" w:rsidDel="004B4610">
          <w:rPr>
            <w:rFonts w:eastAsia="Arial" w:cs="Arial"/>
          </w:rPr>
          <w:delText>, since it must be removed from the melanopic EDI predictor ahead of log</w:delText>
        </w:r>
        <w:r w:rsidR="009B3B7B" w:rsidRPr="008231D4" w:rsidDel="004B4610">
          <w:rPr>
            <w:rFonts w:eastAsia="Arial" w:cs="Arial"/>
            <w:vertAlign w:val="subscript"/>
          </w:rPr>
          <w:delText>10</w:delText>
        </w:r>
        <w:r w:rsidR="009B3B7B" w:rsidRPr="008231D4" w:rsidDel="004B4610">
          <w:rPr>
            <w:rFonts w:eastAsia="Arial" w:cs="Arial"/>
          </w:rPr>
          <w:delText xml:space="preserve"> transformation. This also allowed to drop using change scores, instead using raw values</w:delText>
        </w:r>
      </w:del>
      <w:r w:rsidR="009B3B7B" w:rsidRPr="008231D4">
        <w:rPr>
          <w:rFonts w:eastAsia="Arial" w:cs="Arial"/>
        </w:rPr>
        <w:t xml:space="preserve">. Participant-dependent slopes were </w:t>
      </w:r>
      <w:del w:id="107" w:author="Johannes Zauner" w:date="2026-02-04T09:43:00Z" w16du:dateUtc="2026-02-04T08:43:00Z">
        <w:r w:rsidR="009B3B7B" w:rsidRPr="008231D4" w:rsidDel="000C1B56">
          <w:rPr>
            <w:rFonts w:eastAsia="Arial" w:cs="Arial"/>
          </w:rPr>
          <w:delText>not accounted for</w:delText>
        </w:r>
      </w:del>
      <w:ins w:id="108" w:author="Johannes Zauner" w:date="2026-02-04T09:43:00Z" w16du:dateUtc="2026-02-04T08:43:00Z">
        <w:r w:rsidR="000C1B56">
          <w:rPr>
            <w:rFonts w:eastAsia="Arial" w:cs="Arial"/>
          </w:rPr>
          <w:t>droppe</w:t>
        </w:r>
        <w:r w:rsidR="00E06668">
          <w:rPr>
            <w:rFonts w:eastAsia="Arial" w:cs="Arial"/>
          </w:rPr>
          <w:t>d due to convergence issues</w:t>
        </w:r>
        <w:r w:rsidR="007D541E">
          <w:rPr>
            <w:rFonts w:eastAsia="Arial" w:cs="Arial"/>
          </w:rPr>
          <w:t xml:space="preserve"> in </w:t>
        </w:r>
        <w:r w:rsidR="00DB7B78">
          <w:rPr>
            <w:rFonts w:eastAsia="Arial" w:cs="Arial"/>
          </w:rPr>
          <w:t xml:space="preserve">accordance with </w:t>
        </w:r>
        <w:commentRangeStart w:id="109"/>
        <w:r w:rsidR="00DB7B78">
          <w:rPr>
            <w:rFonts w:eastAsia="Arial" w:cs="Arial"/>
          </w:rPr>
          <w:t xml:space="preserve">Barr </w:t>
        </w:r>
        <w:r w:rsidR="00DB7B78" w:rsidRPr="00F92FF9">
          <w:rPr>
            <w:rFonts w:eastAsia="Arial" w:cs="Arial"/>
            <w:i/>
            <w:iCs/>
            <w:rPrChange w:id="110" w:author="Lucien Bickerstaff" w:date="2026-02-04T18:14:00Z" w16du:dateUtc="2026-02-04T17:14:00Z">
              <w:rPr>
                <w:rFonts w:eastAsia="Arial" w:cs="Arial"/>
              </w:rPr>
            </w:rPrChange>
          </w:rPr>
          <w:t>et al</w:t>
        </w:r>
      </w:ins>
      <w:commentRangeEnd w:id="109"/>
      <w:ins w:id="111" w:author="Johannes Zauner" w:date="2026-02-04T09:44:00Z" w16du:dateUtc="2026-02-04T08:44:00Z">
        <w:r w:rsidR="00DB7B78" w:rsidRPr="00F92FF9">
          <w:rPr>
            <w:rStyle w:val="CommentReference"/>
            <w:rFonts w:eastAsia="Arial" w:cs="Arial"/>
            <w:i/>
            <w:iCs/>
            <w:sz w:val="24"/>
            <w:szCs w:val="24"/>
            <w:rPrChange w:id="112" w:author="Lucien Bickerstaff" w:date="2026-02-04T18:14:00Z" w16du:dateUtc="2026-02-04T17:14:00Z">
              <w:rPr>
                <w:rStyle w:val="CommentReference"/>
                <w:rFonts w:eastAsia="Arial" w:cs="Arial"/>
                <w:sz w:val="24"/>
                <w:szCs w:val="24"/>
              </w:rPr>
            </w:rPrChange>
          </w:rPr>
          <w:commentReference w:id="109"/>
        </w:r>
      </w:ins>
      <w:ins w:id="113" w:author="Johannes Zauner" w:date="2026-02-04T09:43:00Z" w16du:dateUtc="2026-02-04T08:43:00Z">
        <w:r w:rsidR="00DB7B78" w:rsidRPr="00F92FF9">
          <w:rPr>
            <w:rFonts w:eastAsia="Arial" w:cs="Arial"/>
            <w:i/>
            <w:iCs/>
            <w:rPrChange w:id="114" w:author="Lucien Bickerstaff" w:date="2026-02-04T18:14:00Z" w16du:dateUtc="2026-02-04T17:14:00Z">
              <w:rPr>
                <w:rFonts w:eastAsia="Arial" w:cs="Arial"/>
              </w:rPr>
            </w:rPrChange>
          </w:rPr>
          <w:t>.</w:t>
        </w:r>
      </w:ins>
      <w:r w:rsidR="007E4136">
        <w:rPr>
          <w:rFonts w:eastAsia="Arial" w:cs="Arial"/>
        </w:rPr>
        <w:fldChar w:fldCharType="begin"/>
      </w:r>
      <w:r w:rsidR="00882151">
        <w:rPr>
          <w:rFonts w:eastAsia="Arial" w:cs="Arial"/>
        </w:rPr>
        <w:instrText xml:space="preserve"> ADDIN ZOTERO_ITEM CSL_CITATION {"citationID":"3H5NVbm0","properties":{"unsorted":false,"formattedCitation":"\\super 30\\nosupersub{}","plainCitation":"30","noteIndex":0},"citationItems":[{"id":4176,"uris":["http://zotero.org/users/13639132/items/54VDK8GU"],"itemData":{"id":4176,"type":"article-journal","container-title":"Journal of Memory and Language","DOI":"10.1016/j.jml.2012.11.001","ISSN":"0749596X","issue":"3","journalAbbreviation":"Journal of Memory and Language","language":"en","page":"255-278","source":"DOI.org (Crossref)","title":"Random effects structure for confirmatory hypothesis testing: Keep it maximal","title-short":"Random effects structure for confirmatory hypothesis testing","volume":"68","author":[{"family":"Barr","given":"Dale J."},{"family":"Levy","given":"Roger"},{"family":"Scheepers","given":"Christoph"},{"family":"Tily","given":"Harry J."}],"issued":{"date-parts":[["2013",4]]}}}],"schema":"https://github.com/citation-style-language/schema/raw/master/csl-citation.json"} </w:instrText>
      </w:r>
      <w:r w:rsidR="007E4136">
        <w:rPr>
          <w:rFonts w:eastAsia="Arial" w:cs="Arial"/>
        </w:rPr>
        <w:fldChar w:fldCharType="separate"/>
      </w:r>
      <w:r w:rsidR="00882151" w:rsidRPr="00882151">
        <w:rPr>
          <w:rFonts w:cs="Arial"/>
          <w:vertAlign w:val="superscript"/>
        </w:rPr>
        <w:t>30</w:t>
      </w:r>
      <w:r w:rsidR="007E4136">
        <w:rPr>
          <w:rFonts w:eastAsia="Arial" w:cs="Arial"/>
        </w:rPr>
        <w:fldChar w:fldCharType="end"/>
      </w:r>
      <w:del w:id="115" w:author="Lucien Bickerstaff" w:date="2026-02-04T16:33:00Z" w16du:dateUtc="2026-02-04T15:33:00Z">
        <w:r w:rsidR="009B3B7B" w:rsidRPr="008231D4" w:rsidDel="00405945">
          <w:rPr>
            <w:rFonts w:eastAsia="Arial" w:cs="Arial"/>
          </w:rPr>
          <w:delText xml:space="preserve"> – they were initially retained but the model failed to converge</w:delText>
        </w:r>
      </w:del>
      <w:r w:rsidR="009B3B7B" w:rsidRPr="008231D4">
        <w:rPr>
          <w:rFonts w:eastAsia="Arial" w:cs="Arial"/>
        </w:rPr>
        <w:t>.</w:t>
      </w:r>
    </w:p>
    <w:p w14:paraId="765666C1" w14:textId="120232D6" w:rsidR="002468F5" w:rsidRPr="008231D4" w:rsidRDefault="003C05F1" w:rsidP="36157BFC">
      <w:pPr>
        <w:jc w:val="both"/>
        <w:rPr>
          <w:rFonts w:eastAsia="Arial" w:cs="Arial"/>
        </w:rPr>
      </w:pPr>
      <w:r w:rsidRPr="008231D4">
        <w:rPr>
          <w:rFonts w:eastAsia="Arial" w:cs="Arial"/>
        </w:rPr>
        <w:t xml:space="preserve">The </w:t>
      </w:r>
      <w:r w:rsidR="00DB5003" w:rsidRPr="008231D4">
        <w:rPr>
          <w:rFonts w:eastAsia="Arial" w:cs="Arial"/>
        </w:rPr>
        <w:t>final</w:t>
      </w:r>
      <w:r w:rsidRPr="008231D4">
        <w:rPr>
          <w:rFonts w:eastAsia="Arial" w:cs="Arial"/>
        </w:rPr>
        <w:t xml:space="preserve"> </w:t>
      </w:r>
      <w:r w:rsidR="00081B11" w:rsidRPr="008231D4">
        <w:rPr>
          <w:rFonts w:eastAsia="Arial" w:cs="Arial"/>
        </w:rPr>
        <w:t xml:space="preserve">model was fitted using restricted maximum likelihood (REML) with the following </w:t>
      </w:r>
      <w:r w:rsidRPr="008231D4">
        <w:rPr>
          <w:rFonts w:eastAsia="Arial" w:cs="Arial"/>
        </w:rPr>
        <w:t>formula</w:t>
      </w:r>
      <w:ins w:id="116" w:author="Johannes Zauner" w:date="2026-02-04T09:44:00Z" w16du:dateUtc="2026-02-04T08:44:00Z">
        <w:r w:rsidR="00B60F26">
          <w:rPr>
            <w:rFonts w:eastAsia="Arial" w:cs="Arial"/>
          </w:rPr>
          <w:t xml:space="preserve"> </w:t>
        </w:r>
      </w:ins>
      <w:ins w:id="117" w:author="Lucien Bickerstaff" w:date="2026-02-04T17:49:00Z" w16du:dateUtc="2026-02-04T16:49:00Z">
        <w:r w:rsidR="00414BB3" w:rsidRPr="008231D4">
          <w:rPr>
            <w:rFonts w:cs="Arial"/>
          </w:rPr>
          <w:t>according to the Wilkinson-Rogers notation</w:t>
        </w:r>
      </w:ins>
      <w:r w:rsidR="00C72D7A">
        <w:rPr>
          <w:rFonts w:cs="Arial"/>
        </w:rPr>
        <w:fldChar w:fldCharType="begin"/>
      </w:r>
      <w:r w:rsidR="00882151">
        <w:rPr>
          <w:rFonts w:cs="Arial"/>
        </w:rPr>
        <w:instrText xml:space="preserve"> ADDIN ZOTERO_ITEM CSL_CITATION {"citationID":"DM7Tu9og","properties":{"unsorted":false,"formattedCitation":"\\super 31\\nosupersub{}","plainCitation":"31","noteIndex":0},"citationItems":[{"id":4169,"uris":["http://zotero.org/users/13639132/items/SU6VZNXD"],"itemData":{"id":4169,"type":"article-journal","container-title":"Applied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C72D7A">
        <w:rPr>
          <w:rFonts w:cs="Arial"/>
        </w:rPr>
        <w:fldChar w:fldCharType="separate"/>
      </w:r>
      <w:r w:rsidR="00882151" w:rsidRPr="00882151">
        <w:rPr>
          <w:rFonts w:cs="Arial"/>
          <w:vertAlign w:val="superscript"/>
        </w:rPr>
        <w:t>31</w:t>
      </w:r>
      <w:r w:rsidR="00C72D7A">
        <w:rPr>
          <w:rFonts w:cs="Arial"/>
        </w:rPr>
        <w:fldChar w:fldCharType="end"/>
      </w:r>
      <w:ins w:id="118" w:author="Johannes Zauner" w:date="2026-02-04T09:44:00Z" w16du:dateUtc="2026-02-04T08:44:00Z">
        <w:del w:id="119" w:author="Lucien Bickerstaff" w:date="2026-02-04T17:49:00Z" w16du:dateUtc="2026-02-04T16:49:00Z">
          <w:r w:rsidR="00B60F26" w:rsidDel="00414BB3">
            <w:rPr>
              <w:rFonts w:eastAsia="Arial" w:cs="Arial"/>
            </w:rPr>
            <w:delText>in Wilkinson notation</w:delText>
          </w:r>
        </w:del>
      </w:ins>
      <w:r w:rsidR="00081B11" w:rsidRPr="008231D4">
        <w:rPr>
          <w:rFonts w:eastAsia="Arial" w:cs="Arial"/>
        </w:rPr>
        <w:t>:</w:t>
      </w:r>
    </w:p>
    <w:p w14:paraId="1FA5EC59" w14:textId="5E7FFFEE" w:rsidR="00A952B9" w:rsidRPr="0046334C" w:rsidRDefault="00765C1D" w:rsidP="005813A2">
      <w:pPr>
        <w:jc w:val="both"/>
        <w:rPr>
          <w:rFonts w:eastAsia="Arial" w:cs="Arial"/>
        </w:rPr>
      </w:pPr>
      <m:oMath>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EMG response</m:t>
            </m:r>
          </m:e>
        </m:d>
        <m:r>
          <w:rPr>
            <w:rFonts w:ascii="Cambria Math" w:eastAsia="Arial" w:hAnsi="Cambria Math" w:cs="Arial"/>
          </w:rPr>
          <m:t xml:space="preserve"> ~ </m:t>
        </m:r>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 xml:space="preserve">+ </m:t>
        </m:r>
        <m:d>
          <m:dPr>
            <m:endChr m:val="|"/>
            <m:ctrlPr>
              <w:rPr>
                <w:rFonts w:ascii="Cambria Math" w:eastAsia="Arial" w:hAnsi="Cambria Math" w:cs="Arial"/>
                <w:i/>
              </w:rPr>
            </m:ctrlPr>
          </m:dPr>
          <m:e>
            <m:r>
              <w:rPr>
                <w:rFonts w:ascii="Cambria Math" w:eastAsia="Arial" w:hAnsi="Cambria Math" w:cs="Arial"/>
              </w:rPr>
              <m:t xml:space="preserve">1 </m:t>
            </m:r>
          </m:e>
        </m:d>
        <m:r>
          <w:rPr>
            <w:rFonts w:ascii="Cambria Math" w:eastAsia="Arial" w:hAnsi="Cambria Math" w:cs="Arial"/>
          </w:rPr>
          <m:t xml:space="preserve"> Participant ID) </m:t>
        </m:r>
      </m:oMath>
      <w:commentRangeStart w:id="120"/>
      <w:commentRangeEnd w:id="120"/>
      <w:r w:rsidR="00F2653A" w:rsidRPr="0046334C">
        <w:rPr>
          <w:rStyle w:val="CommentReference"/>
          <w:rFonts w:eastAsia="Arial" w:cs="Arial"/>
          <w:sz w:val="24"/>
          <w:szCs w:val="24"/>
        </w:rPr>
        <w:commentReference w:id="120"/>
      </w:r>
    </w:p>
    <w:p w14:paraId="02DBDC50" w14:textId="3F225CF5" w:rsidR="00CF65AD" w:rsidRPr="00FE6D2F" w:rsidRDefault="00CE58FF" w:rsidP="005813A2">
      <w:pPr>
        <w:jc w:val="both"/>
        <w:rPr>
          <w:rFonts w:eastAsia="Arial" w:cs="Arial"/>
        </w:rPr>
      </w:pPr>
      <w:r w:rsidRPr="008231D4">
        <w:rPr>
          <w:rFonts w:eastAsia="Arial" w:cs="Arial"/>
        </w:rPr>
        <w:t>The linear mixed-effects model revealed a significant positive effect of melanopic EDI on the</w:t>
      </w:r>
      <w:r w:rsidR="002E17D3" w:rsidRPr="008231D4">
        <w:rPr>
          <w:rFonts w:eastAsia="Arial" w:cs="Arial"/>
        </w:rPr>
        <w:t xml:space="preserve"> orbicularis oculi</w:t>
      </w:r>
      <w:r w:rsidRPr="008231D4">
        <w:rPr>
          <w:rFonts w:eastAsia="Arial" w:cs="Arial"/>
        </w:rPr>
        <w:t xml:space="preserve"> </w:t>
      </w:r>
      <w:proofErr w:type="spellStart"/>
      <w:ins w:id="121" w:author="Gastbenutzer" w:date="2026-02-03T18:25:00Z" w16du:dateUtc="2026-02-03T18:25:10Z">
        <w:r w:rsidRPr="008231D4">
          <w:rPr>
            <w:rFonts w:eastAsia="Arial" w:cs="Arial"/>
          </w:rPr>
          <w:t>s</w:t>
        </w:r>
      </w:ins>
      <w:r w:rsidRPr="008231D4">
        <w:rPr>
          <w:rFonts w:eastAsia="Arial" w:cs="Arial"/>
        </w:rPr>
        <w:t>EMG</w:t>
      </w:r>
      <w:proofErr w:type="spellEnd"/>
      <w:r w:rsidRPr="008231D4">
        <w:rPr>
          <w:rFonts w:eastAsia="Arial" w:cs="Arial"/>
        </w:rPr>
        <w:t xml:space="preserve"> response (</w:t>
      </w:r>
      <w:ins w:id="122" w:author="Lucien Bickerstaff" w:date="2026-02-05T14:48:00Z" w16du:dateUtc="2026-02-05T13:48:00Z">
        <w:r w:rsidR="00F16452">
          <w:t xml:space="preserve">p &lt; 0.001, β = 0.361 </w:t>
        </w:r>
        <w:r w:rsidR="00490E3C">
          <w:t>±</w:t>
        </w:r>
        <w:r w:rsidR="00F16452">
          <w:t xml:space="preserve"> 0.025, 95% CI [0.311, 0.412]</w:t>
        </w:r>
      </w:ins>
      <w:commentRangeStart w:id="123"/>
      <w:del w:id="124" w:author="Lucien Bickerstaff" w:date="2026-02-05T14:48:00Z" w16du:dateUtc="2026-02-05T13:48:00Z">
        <w:r w:rsidRPr="008231D4" w:rsidDel="00F16452">
          <w:rPr>
            <w:rFonts w:eastAsia="Arial" w:cs="Arial"/>
          </w:rPr>
          <w:delText xml:space="preserve">β = </w:delText>
        </w:r>
        <w:r w:rsidR="009A5BC0" w:rsidRPr="008231D4" w:rsidDel="00F16452">
          <w:rPr>
            <w:rFonts w:eastAsia="Arial" w:cs="Arial"/>
          </w:rPr>
          <w:delText>0.</w:delText>
        </w:r>
        <w:r w:rsidR="00054167" w:rsidRPr="008231D4" w:rsidDel="00F16452">
          <w:rPr>
            <w:rFonts w:eastAsia="Arial" w:cs="Arial"/>
          </w:rPr>
          <w:delText>361</w:delText>
        </w:r>
        <w:r w:rsidRPr="008231D4" w:rsidDel="00F16452">
          <w:rPr>
            <w:rFonts w:eastAsia="Arial" w:cs="Arial"/>
          </w:rPr>
          <w:delText xml:space="preserve">, SE = </w:delText>
        </w:r>
        <w:r w:rsidR="003D1973" w:rsidRPr="008231D4" w:rsidDel="00F16452">
          <w:rPr>
            <w:rFonts w:eastAsia="Arial" w:cs="Arial"/>
          </w:rPr>
          <w:delText>0.02</w:delText>
        </w:r>
        <w:r w:rsidR="00054167" w:rsidRPr="008231D4" w:rsidDel="00F16452">
          <w:rPr>
            <w:rFonts w:eastAsia="Arial" w:cs="Arial"/>
          </w:rPr>
          <w:delText>5</w:delText>
        </w:r>
        <w:r w:rsidRPr="008231D4" w:rsidDel="00F16452">
          <w:rPr>
            <w:rFonts w:eastAsia="Arial" w:cs="Arial"/>
          </w:rPr>
          <w:delText xml:space="preserve">, t = </w:delText>
        </w:r>
        <w:r w:rsidR="003D1973" w:rsidRPr="008231D4" w:rsidDel="00F16452">
          <w:rPr>
            <w:rFonts w:eastAsia="Arial" w:cs="Arial"/>
          </w:rPr>
          <w:delText>14</w:delText>
        </w:r>
        <w:r w:rsidR="00054167" w:rsidRPr="008231D4" w:rsidDel="00F16452">
          <w:rPr>
            <w:rFonts w:eastAsia="Arial" w:cs="Arial"/>
          </w:rPr>
          <w:delText>.1</w:delText>
        </w:r>
        <w:r w:rsidR="00DD6519" w:rsidRPr="008231D4" w:rsidDel="00F16452">
          <w:rPr>
            <w:rFonts w:eastAsia="Arial" w:cs="Arial"/>
          </w:rPr>
          <w:delText>1</w:delText>
        </w:r>
        <w:r w:rsidRPr="008231D4" w:rsidDel="00F16452">
          <w:rPr>
            <w:rFonts w:eastAsia="Arial" w:cs="Arial"/>
          </w:rPr>
          <w:delText>, 95% CI [</w:delText>
        </w:r>
        <w:r w:rsidR="0099518A" w:rsidRPr="008231D4" w:rsidDel="00F16452">
          <w:rPr>
            <w:rFonts w:eastAsia="Arial" w:cs="Arial"/>
          </w:rPr>
          <w:delText>0.</w:delText>
        </w:r>
        <w:r w:rsidR="001012AE" w:rsidRPr="008231D4" w:rsidDel="00F16452">
          <w:rPr>
            <w:rFonts w:eastAsia="Arial" w:cs="Arial"/>
          </w:rPr>
          <w:delText>311</w:delText>
        </w:r>
        <w:r w:rsidR="0099518A" w:rsidRPr="008231D4" w:rsidDel="00F16452">
          <w:rPr>
            <w:rFonts w:eastAsia="Arial" w:cs="Arial"/>
          </w:rPr>
          <w:delText>, 0.</w:delText>
        </w:r>
        <w:r w:rsidR="001012AE" w:rsidRPr="008231D4" w:rsidDel="00F16452">
          <w:rPr>
            <w:rFonts w:eastAsia="Arial" w:cs="Arial"/>
          </w:rPr>
          <w:delText>412</w:delText>
        </w:r>
        <w:commentRangeEnd w:id="123"/>
        <w:r w:rsidR="00B07281" w:rsidRPr="008231D4" w:rsidDel="00F16452">
          <w:rPr>
            <w:rStyle w:val="CommentReference"/>
            <w:rFonts w:eastAsia="Arial" w:cs="Arial"/>
            <w:sz w:val="24"/>
            <w:szCs w:val="24"/>
          </w:rPr>
          <w:commentReference w:id="123"/>
        </w:r>
        <w:r w:rsidRPr="008231D4" w:rsidDel="00F16452">
          <w:rPr>
            <w:rFonts w:eastAsia="Arial" w:cs="Arial"/>
          </w:rPr>
          <w:delText>])</w:delText>
        </w:r>
      </w:del>
      <w:r w:rsidR="008167C3" w:rsidRPr="008231D4">
        <w:rPr>
          <w:rFonts w:eastAsia="Arial" w:cs="Arial"/>
        </w:rPr>
        <w:t xml:space="preserve">, as well as a significant positive effect of </w:t>
      </w:r>
      <w:commentRangeStart w:id="125"/>
      <m:oMath>
        <m:sSub>
          <m:sSubPr>
            <m:ctrlPr>
              <w:rPr>
                <w:rFonts w:ascii="Cambria Math" w:eastAsia="Arial" w:hAnsi="Cambria Math" w:cs="Arial"/>
                <w:i/>
              </w:rPr>
            </m:ctrlPr>
          </m:sSubPr>
          <m:e>
            <m:r>
              <w:rPr>
                <w:rFonts w:ascii="Cambria Math" w:eastAsia="Arial" w:hAnsi="Cambria Math" w:cs="Arial"/>
              </w:rPr>
              <m:t>Z</m:t>
            </m:r>
          </m:e>
          <m:sub>
            <m:r>
              <w:rPr>
                <w:rFonts w:ascii="Cambria Math" w:eastAsia="Arial" w:hAnsi="Cambria Math" w:cs="Arial"/>
              </w:rPr>
              <m:t>i</m:t>
            </m:r>
          </m:sub>
        </m:sSub>
      </m:oMath>
      <w:commentRangeEnd w:id="125"/>
      <w:r w:rsidRPr="008231D4">
        <w:rPr>
          <w:rStyle w:val="CommentReference"/>
          <w:rFonts w:eastAsia="Arial" w:cs="Arial"/>
          <w:sz w:val="24"/>
          <w:szCs w:val="24"/>
        </w:rPr>
        <w:commentReference w:id="125"/>
      </w:r>
      <w:r w:rsidR="00B77A25" w:rsidRPr="008231D4">
        <w:rPr>
          <w:rFonts w:eastAsia="Arial" w:cs="Arial"/>
        </w:rPr>
        <w:t xml:space="preserve"> </w:t>
      </w:r>
      <w:r w:rsidR="008167C3" w:rsidRPr="008231D4">
        <w:rPr>
          <w:rFonts w:eastAsia="Arial" w:cs="Arial"/>
        </w:rPr>
        <w:t xml:space="preserve">on the </w:t>
      </w:r>
      <w:proofErr w:type="spellStart"/>
      <w:ins w:id="126" w:author="Gastbenutzer" w:date="2026-02-03T18:25:00Z" w16du:dateUtc="2026-02-03T18:25:13Z">
        <w:r w:rsidR="008167C3" w:rsidRPr="008231D4">
          <w:rPr>
            <w:rFonts w:eastAsia="Arial" w:cs="Arial"/>
          </w:rPr>
          <w:t>s</w:t>
        </w:r>
      </w:ins>
      <w:r w:rsidR="008167C3" w:rsidRPr="008231D4">
        <w:rPr>
          <w:rFonts w:eastAsia="Arial" w:cs="Arial"/>
        </w:rPr>
        <w:t>EMG</w:t>
      </w:r>
      <w:proofErr w:type="spellEnd"/>
      <w:r w:rsidR="008167C3" w:rsidRPr="008231D4">
        <w:rPr>
          <w:rFonts w:eastAsia="Arial" w:cs="Arial"/>
        </w:rPr>
        <w:t xml:space="preserve"> response (</w:t>
      </w:r>
      <w:ins w:id="127" w:author="Lucien Bickerstaff" w:date="2026-02-05T14:48:00Z" w16du:dateUtc="2026-02-05T13:48:00Z">
        <w:r w:rsidR="00490E3C">
          <w:t xml:space="preserve">p &lt; 0.001, </w:t>
        </w:r>
      </w:ins>
      <w:r w:rsidR="008167C3" w:rsidRPr="008231D4">
        <w:rPr>
          <w:rFonts w:eastAsia="Arial" w:cs="Arial"/>
        </w:rPr>
        <w:t>β = 0.</w:t>
      </w:r>
      <w:r w:rsidR="00B77A25" w:rsidRPr="008231D4">
        <w:rPr>
          <w:rFonts w:eastAsia="Arial" w:cs="Arial"/>
        </w:rPr>
        <w:t>873</w:t>
      </w:r>
      <w:ins w:id="128" w:author="Lucien Bickerstaff" w:date="2026-02-05T14:49:00Z" w16du:dateUtc="2026-02-05T13:49:00Z">
        <w:r w:rsidR="00490E3C">
          <w:rPr>
            <w:rFonts w:eastAsia="Arial" w:cs="Arial"/>
          </w:rPr>
          <w:t xml:space="preserve"> </w:t>
        </w:r>
        <w:r w:rsidR="00490E3C">
          <w:t>±</w:t>
        </w:r>
      </w:ins>
      <w:del w:id="129" w:author="Lucien Bickerstaff" w:date="2026-02-05T14:49:00Z" w16du:dateUtc="2026-02-05T13:49:00Z">
        <w:r w:rsidR="008167C3" w:rsidRPr="008231D4" w:rsidDel="00490E3C">
          <w:rPr>
            <w:rFonts w:eastAsia="Arial" w:cs="Arial"/>
          </w:rPr>
          <w:delText xml:space="preserve">, SE </w:delText>
        </w:r>
      </w:del>
      <w:del w:id="130" w:author="Lucien Bickerstaff" w:date="2026-02-05T14:48:00Z" w16du:dateUtc="2026-02-05T13:48:00Z">
        <w:r w:rsidR="008167C3" w:rsidRPr="008231D4" w:rsidDel="00490E3C">
          <w:rPr>
            <w:rFonts w:eastAsia="Arial" w:cs="Arial"/>
          </w:rPr>
          <w:delText>=</w:delText>
        </w:r>
      </w:del>
      <w:r w:rsidR="008167C3" w:rsidRPr="008231D4">
        <w:rPr>
          <w:rFonts w:eastAsia="Arial" w:cs="Arial"/>
        </w:rPr>
        <w:t xml:space="preserve"> 0.0</w:t>
      </w:r>
      <w:r w:rsidR="007710BA" w:rsidRPr="008231D4">
        <w:rPr>
          <w:rFonts w:eastAsia="Arial" w:cs="Arial"/>
        </w:rPr>
        <w:t>8</w:t>
      </w:r>
      <w:r w:rsidR="00B77A25" w:rsidRPr="008231D4">
        <w:rPr>
          <w:rFonts w:eastAsia="Arial" w:cs="Arial"/>
        </w:rPr>
        <w:t>8</w:t>
      </w:r>
      <w:del w:id="131" w:author="Lucien Bickerstaff" w:date="2026-02-05T14:49:00Z" w16du:dateUtc="2026-02-05T13:49:00Z">
        <w:r w:rsidR="008167C3" w:rsidRPr="008231D4" w:rsidDel="00490E3C">
          <w:rPr>
            <w:rFonts w:eastAsia="Arial" w:cs="Arial"/>
          </w:rPr>
          <w:delText xml:space="preserve">, t = </w:delText>
        </w:r>
        <w:r w:rsidR="000C47E2" w:rsidRPr="008231D4" w:rsidDel="00490E3C">
          <w:rPr>
            <w:rFonts w:eastAsia="Arial" w:cs="Arial"/>
          </w:rPr>
          <w:delText>9</w:delText>
        </w:r>
        <w:r w:rsidR="008F6705" w:rsidRPr="008231D4" w:rsidDel="00490E3C">
          <w:rPr>
            <w:rFonts w:eastAsia="Arial" w:cs="Arial"/>
          </w:rPr>
          <w:delText>.</w:delText>
        </w:r>
        <w:r w:rsidR="000C47E2" w:rsidRPr="008231D4" w:rsidDel="00490E3C">
          <w:rPr>
            <w:rFonts w:eastAsia="Arial" w:cs="Arial"/>
          </w:rPr>
          <w:delText>84</w:delText>
        </w:r>
      </w:del>
      <w:r w:rsidR="008167C3" w:rsidRPr="008231D4">
        <w:rPr>
          <w:rFonts w:eastAsia="Arial" w:cs="Arial"/>
        </w:rPr>
        <w:t>, 95% CI [0.</w:t>
      </w:r>
      <w:r w:rsidR="000C47E2" w:rsidRPr="008231D4">
        <w:rPr>
          <w:rFonts w:eastAsia="Arial" w:cs="Arial"/>
        </w:rPr>
        <w:t>699</w:t>
      </w:r>
      <w:r w:rsidR="008167C3" w:rsidRPr="008231D4">
        <w:rPr>
          <w:rFonts w:eastAsia="Arial" w:cs="Arial"/>
        </w:rPr>
        <w:t xml:space="preserve">, </w:t>
      </w:r>
      <w:r w:rsidR="0073620F" w:rsidRPr="008231D4">
        <w:rPr>
          <w:rFonts w:eastAsia="Arial" w:cs="Arial"/>
        </w:rPr>
        <w:t>1.047</w:t>
      </w:r>
      <w:r w:rsidR="008167C3" w:rsidRPr="008231D4">
        <w:rPr>
          <w:rFonts w:eastAsia="Arial" w:cs="Arial"/>
        </w:rPr>
        <w:t>])</w:t>
      </w:r>
      <w:r w:rsidRPr="008231D4">
        <w:rPr>
          <w:rFonts w:eastAsia="Arial" w:cs="Arial"/>
        </w:rPr>
        <w:t>.</w:t>
      </w:r>
      <w:r w:rsidR="00A95E0D" w:rsidRPr="008231D4">
        <w:rPr>
          <w:rFonts w:eastAsia="Arial" w:cs="Arial"/>
        </w:rPr>
        <w:t xml:space="preserve"> The</w:t>
      </w:r>
      <w:r w:rsidR="00485514" w:rsidRPr="008231D4">
        <w:rPr>
          <w:rFonts w:eastAsia="Arial" w:cs="Arial"/>
        </w:rPr>
        <w:t xml:space="preserve"> mixed-effects</w:t>
      </w:r>
      <w:r w:rsidR="00A95E0D" w:rsidRPr="008231D4">
        <w:rPr>
          <w:rFonts w:eastAsia="Arial" w:cs="Arial"/>
        </w:rPr>
        <w:t xml:space="preserve"> model included random intercepts </w:t>
      </w:r>
      <w:r w:rsidR="005543E5" w:rsidRPr="008231D4">
        <w:rPr>
          <w:rFonts w:eastAsia="Arial" w:cs="Arial"/>
        </w:rPr>
        <w:t>for</w:t>
      </w:r>
      <w:r w:rsidR="00A95E0D" w:rsidRPr="008231D4">
        <w:rPr>
          <w:rFonts w:eastAsia="Arial" w:cs="Arial"/>
        </w:rPr>
        <w:t xml:space="preserve"> participant</w:t>
      </w:r>
      <w:r w:rsidR="005543E5" w:rsidRPr="008231D4">
        <w:rPr>
          <w:rFonts w:eastAsia="Arial" w:cs="Arial"/>
        </w:rPr>
        <w:t>s</w:t>
      </w:r>
      <w:r w:rsidR="00A95E0D" w:rsidRPr="008231D4">
        <w:rPr>
          <w:rFonts w:eastAsia="Arial" w:cs="Arial"/>
        </w:rPr>
        <w:t xml:space="preserve"> (</w:t>
      </w:r>
      <w:commentRangeStart w:id="132"/>
      <w:commentRangeStart w:id="133"/>
      <w:del w:id="134" w:author="Lucien Bickerstaff" w:date="2026-02-04T16:50:00Z" w16du:dateUtc="2026-02-04T15:50:00Z">
        <w:r w:rsidR="005543E5" w:rsidRPr="008231D4" w:rsidDel="00DF2758">
          <w:rPr>
            <w:rFonts w:eastAsia="Arial" w:cs="Arial"/>
          </w:rPr>
          <w:delText>SD</w:delText>
        </w:r>
      </w:del>
      <w:del w:id="135" w:author="Lucien Bickerstaff" w:date="2026-02-04T16:55:00Z" w16du:dateUtc="2026-02-04T15:55:00Z">
        <w:r w:rsidR="005543E5" w:rsidRPr="008231D4" w:rsidDel="000713DC">
          <w:rPr>
            <w:rFonts w:eastAsia="Arial" w:cs="Arial"/>
          </w:rPr>
          <w:delText xml:space="preserve"> = 0.</w:delText>
        </w:r>
        <w:r w:rsidR="00F12B79" w:rsidRPr="008231D4" w:rsidDel="000713DC">
          <w:rPr>
            <w:rFonts w:eastAsia="Arial" w:cs="Arial"/>
          </w:rPr>
          <w:delText>219</w:delText>
        </w:r>
        <w:r w:rsidR="005543E5" w:rsidRPr="008231D4" w:rsidDel="000713DC">
          <w:rPr>
            <w:rFonts w:eastAsia="Arial" w:cs="Arial"/>
          </w:rPr>
          <w:delText xml:space="preserve">, </w:delText>
        </w:r>
      </w:del>
      <w:ins w:id="136" w:author="Lucien Bickerstaff" w:date="2026-02-05T14:50:00Z" w16du:dateUtc="2026-02-05T13:50:00Z">
        <w:r w:rsidR="00A84AD4">
          <w:rPr>
            <w:rFonts w:eastAsia="Arial" w:cs="Arial"/>
          </w:rPr>
          <w:t>SD</w:t>
        </w:r>
      </w:ins>
      <w:commentRangeStart w:id="137"/>
      <w:del w:id="138" w:author="Lucien Bickerstaff" w:date="2026-02-05T14:50:00Z" w16du:dateUtc="2026-02-05T13:50:00Z">
        <w:r w:rsidR="00D777A9" w:rsidRPr="008231D4" w:rsidDel="00A84AD4">
          <w:rPr>
            <w:rFonts w:eastAsia="Arial" w:cs="Arial"/>
          </w:rPr>
          <w:delText>variance</w:delText>
        </w:r>
      </w:del>
      <w:commentRangeEnd w:id="137"/>
      <w:r w:rsidR="00930C62" w:rsidRPr="008231D4">
        <w:rPr>
          <w:rStyle w:val="CommentReference"/>
          <w:rFonts w:eastAsia="Arial" w:cs="Arial"/>
          <w:sz w:val="24"/>
          <w:szCs w:val="24"/>
        </w:rPr>
        <w:commentReference w:id="137"/>
      </w:r>
      <w:r w:rsidR="00A95E0D" w:rsidRPr="008231D4">
        <w:rPr>
          <w:rFonts w:eastAsia="Arial" w:cs="Arial"/>
        </w:rPr>
        <w:t xml:space="preserve"> = </w:t>
      </w:r>
      <w:ins w:id="139" w:author="Lucien Bickerstaff" w:date="2026-02-05T14:50:00Z" w16du:dateUtc="2026-02-05T13:50:00Z">
        <w:r w:rsidR="00526C1A" w:rsidRPr="00526C1A">
          <w:rPr>
            <w:rFonts w:eastAsia="Arial" w:cs="Arial"/>
          </w:rPr>
          <w:t>0.14</w:t>
        </w:r>
        <w:r w:rsidR="00526C1A">
          <w:rPr>
            <w:rFonts w:eastAsia="Arial" w:cs="Arial"/>
          </w:rPr>
          <w:t>9</w:t>
        </w:r>
      </w:ins>
      <w:del w:id="140" w:author="Lucien Bickerstaff" w:date="2026-02-05T14:50:00Z" w16du:dateUtc="2026-02-05T13:50:00Z">
        <w:r w:rsidR="00A95E0D" w:rsidRPr="008231D4" w:rsidDel="00526C1A">
          <w:rPr>
            <w:rFonts w:eastAsia="Arial" w:cs="Arial"/>
          </w:rPr>
          <w:delText>0.</w:delText>
        </w:r>
      </w:del>
      <w:del w:id="141" w:author="Lucien Bickerstaff" w:date="2026-02-04T16:59:00Z" w16du:dateUtc="2026-02-04T15:59:00Z">
        <w:r w:rsidR="000E72AE" w:rsidRPr="008231D4" w:rsidDel="00B956AD">
          <w:rPr>
            <w:rFonts w:eastAsia="Arial" w:cs="Arial"/>
          </w:rPr>
          <w:delText>1</w:delText>
        </w:r>
      </w:del>
      <w:del w:id="142" w:author="Lucien Bickerstaff" w:date="2026-02-04T16:56:00Z" w16du:dateUtc="2026-02-04T15:56:00Z">
        <w:r w:rsidR="000E72AE" w:rsidRPr="008231D4" w:rsidDel="006A6469">
          <w:rPr>
            <w:rFonts w:eastAsia="Arial" w:cs="Arial"/>
          </w:rPr>
          <w:delText>48</w:delText>
        </w:r>
      </w:del>
      <w:commentRangeEnd w:id="132"/>
      <w:r w:rsidR="00F26E34" w:rsidRPr="008231D4">
        <w:rPr>
          <w:rStyle w:val="CommentReference"/>
          <w:rFonts w:eastAsia="Arial" w:cs="Arial"/>
          <w:sz w:val="24"/>
          <w:szCs w:val="24"/>
        </w:rPr>
        <w:commentReference w:id="132"/>
      </w:r>
      <w:commentRangeEnd w:id="133"/>
      <w:r w:rsidR="00A93784" w:rsidRPr="008231D4">
        <w:rPr>
          <w:rStyle w:val="CommentReference"/>
          <w:rFonts w:eastAsia="Arial" w:cs="Arial"/>
          <w:sz w:val="24"/>
          <w:szCs w:val="24"/>
        </w:rPr>
        <w:commentReference w:id="133"/>
      </w:r>
      <w:r w:rsidR="006008D1" w:rsidRPr="008231D4">
        <w:rPr>
          <w:rFonts w:eastAsia="Arial" w:cs="Arial"/>
        </w:rPr>
        <w:t>)</w:t>
      </w:r>
      <w:r w:rsidR="00E76413" w:rsidRPr="008231D4">
        <w:rPr>
          <w:rFonts w:eastAsia="Arial" w:cs="Arial"/>
        </w:rPr>
        <w:t xml:space="preserve">, and </w:t>
      </w:r>
      <w:r w:rsidR="00485514" w:rsidRPr="008231D4">
        <w:rPr>
          <w:rFonts w:eastAsia="Arial" w:cs="Arial"/>
        </w:rPr>
        <w:t>showed a marginal R² of 0.</w:t>
      </w:r>
      <w:r w:rsidR="000E72AE" w:rsidRPr="008231D4">
        <w:rPr>
          <w:rFonts w:eastAsia="Arial" w:cs="Arial"/>
        </w:rPr>
        <w:t>518</w:t>
      </w:r>
      <w:r w:rsidR="00485514" w:rsidRPr="008231D4">
        <w:rPr>
          <w:rFonts w:eastAsia="Arial" w:cs="Arial"/>
        </w:rPr>
        <w:t xml:space="preserve">, indicating that fixed effects explained </w:t>
      </w:r>
      <w:r w:rsidR="000E72AE" w:rsidRPr="008231D4">
        <w:rPr>
          <w:rFonts w:eastAsia="Arial" w:cs="Arial"/>
        </w:rPr>
        <w:t>51</w:t>
      </w:r>
      <w:r w:rsidR="00903D8F" w:rsidRPr="008231D4">
        <w:rPr>
          <w:rFonts w:eastAsia="Arial" w:cs="Arial"/>
        </w:rPr>
        <w:t>.</w:t>
      </w:r>
      <w:r w:rsidR="000E72AE" w:rsidRPr="008231D4">
        <w:rPr>
          <w:rFonts w:eastAsia="Arial" w:cs="Arial"/>
        </w:rPr>
        <w:t>8</w:t>
      </w:r>
      <w:r w:rsidR="00485514" w:rsidRPr="008231D4">
        <w:rPr>
          <w:rFonts w:eastAsia="Arial" w:cs="Arial"/>
        </w:rPr>
        <w:t>% of the variance, and a conditional R² of 0.</w:t>
      </w:r>
      <w:r w:rsidR="007C394E" w:rsidRPr="008231D4">
        <w:rPr>
          <w:rFonts w:eastAsia="Arial" w:cs="Arial"/>
        </w:rPr>
        <w:t>822</w:t>
      </w:r>
      <w:r w:rsidR="00485514" w:rsidRPr="008231D4">
        <w:rPr>
          <w:rFonts w:eastAsia="Arial" w:cs="Arial"/>
        </w:rPr>
        <w:t>, reflecting substantial additional variance explained by participant-level random intercepts.</w:t>
      </w:r>
      <w:ins w:id="143" w:author="Johannes Zauner" w:date="2026-02-04T10:00:00Z" w16du:dateUtc="2026-02-04T09:00:00Z">
        <w:r w:rsidR="003A2B3E" w:rsidRPr="00FE6D2F">
          <w:rPr>
            <w:rFonts w:ascii=".AppleSystemUIFont" w:eastAsia="Times New Roman" w:hAnsi=".AppleSystemUIFont" w:cs="Times New Roman"/>
            <w:color w:val="0E0E0E"/>
            <w:sz w:val="21"/>
            <w:szCs w:val="21"/>
            <w:lang w:eastAsia="de-DE"/>
            <w:rPrChange w:id="144" w:author="Lucien Bickerstaff" w:date="2026-02-04T12:59:00Z" w16du:dateUtc="2026-02-04T11:59:00Z">
              <w:rPr>
                <w:rFonts w:ascii=".AppleSystemUIFont" w:eastAsia="Times New Roman" w:hAnsi=".AppleSystemUIFont" w:cs="Times New Roman"/>
                <w:color w:val="0E0E0E"/>
                <w:sz w:val="21"/>
                <w:szCs w:val="21"/>
                <w:lang w:val="de-DE" w:eastAsia="de-DE"/>
              </w:rPr>
            </w:rPrChange>
          </w:rPr>
          <w:t xml:space="preserve"> </w:t>
        </w:r>
      </w:ins>
      <w:ins w:id="145" w:author="Johannes Zauner" w:date="2026-02-04T10:00:00Z">
        <w:r w:rsidR="003A2B3E" w:rsidRPr="00FE6D2F">
          <w:rPr>
            <w:rFonts w:eastAsia="Arial" w:cs="Arial"/>
            <w:rPrChange w:id="146" w:author="Lucien Bickerstaff" w:date="2026-02-04T12:59:00Z" w16du:dateUtc="2026-02-04T11:59:00Z">
              <w:rPr>
                <w:rFonts w:eastAsia="Arial" w:cs="Arial"/>
                <w:lang w:val="de-DE"/>
              </w:rPr>
            </w:rPrChange>
          </w:rPr>
          <w:t>Notably, marginal R</w:t>
        </w:r>
        <w:r w:rsidR="003A2B3E" w:rsidRPr="00FE6D2F">
          <w:rPr>
            <w:rFonts w:eastAsia="Arial" w:cs="Arial"/>
            <w:vertAlign w:val="superscript"/>
            <w:rPrChange w:id="147" w:author="Lucien Bickerstaff" w:date="2026-02-04T12:59:00Z" w16du:dateUtc="2026-02-04T11:59:00Z">
              <w:rPr>
                <w:rFonts w:eastAsia="Arial" w:cs="Arial"/>
                <w:lang w:val="de-DE"/>
              </w:rPr>
            </w:rPrChange>
          </w:rPr>
          <w:t>2</w:t>
        </w:r>
        <w:r w:rsidR="003A2B3E" w:rsidRPr="00FE6D2F">
          <w:rPr>
            <w:rFonts w:eastAsia="Arial" w:cs="Arial"/>
            <w:rPrChange w:id="148" w:author="Lucien Bickerstaff" w:date="2026-02-04T12:59:00Z" w16du:dateUtc="2026-02-04T11:59:00Z">
              <w:rPr>
                <w:rFonts w:eastAsia="Arial" w:cs="Arial"/>
                <w:lang w:val="de-DE"/>
              </w:rPr>
            </w:rPrChange>
          </w:rPr>
          <w:t xml:space="preserve"> reflects variance partitioning within the full model rather than improvement over a random-effects-only baseline.</w:t>
        </w:r>
      </w:ins>
    </w:p>
    <w:p w14:paraId="475DBD54" w14:textId="77777777" w:rsidR="004C2782" w:rsidRPr="008231D4" w:rsidRDefault="004C2782" w:rsidP="004C2782">
      <w:pPr>
        <w:pStyle w:val="Caption"/>
        <w:keepNext/>
        <w:rPr>
          <w:rFonts w:cs="Arial"/>
          <w:i w:val="0"/>
          <w:iCs w:val="0"/>
          <w:szCs w:val="20"/>
        </w:rPr>
      </w:pPr>
    </w:p>
    <w:p w14:paraId="506B0CD0" w14:textId="719E8481" w:rsidR="004C2782" w:rsidRPr="00BC0DD3" w:rsidRDefault="3FDB367F" w:rsidP="00BC0DD3">
      <w:pPr>
        <w:pStyle w:val="Caption"/>
      </w:pPr>
      <w:r>
        <w:t xml:space="preserve">Table </w:t>
      </w:r>
      <w:r w:rsidR="004C2782">
        <w:fldChar w:fldCharType="begin"/>
      </w:r>
      <w:r w:rsidR="004C2782">
        <w:instrText xml:space="preserve"> SEQ Table \* ARABIC </w:instrText>
      </w:r>
      <w:r w:rsidR="004C2782">
        <w:fldChar w:fldCharType="separate"/>
      </w:r>
      <w:r>
        <w:t>2</w:t>
      </w:r>
      <w:r w:rsidR="004C2782">
        <w:fldChar w:fldCharType="end"/>
      </w:r>
      <w:r>
        <w:t xml:space="preserve">. Mixed-effects model output for the orbicularis oculi </w:t>
      </w:r>
      <w:proofErr w:type="spellStart"/>
      <w:ins w:id="149" w:author="Gastbenutzer" w:date="2026-02-03T18:29:00Z" w16du:dateUtc="2026-02-03T18:29:53Z">
        <w:r>
          <w:t>s</w:t>
        </w:r>
      </w:ins>
      <w:r>
        <w:t>EMG</w:t>
      </w:r>
      <w:proofErr w:type="spellEnd"/>
      <w:r>
        <w:t xml:space="preserve"> response to light.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2"/>
        <w:gridCol w:w="2386"/>
        <w:gridCol w:w="2280"/>
        <w:gridCol w:w="1582"/>
      </w:tblGrid>
      <w:tr w:rsidR="000B57AC" w:rsidRPr="000450B3" w14:paraId="632B6E94" w14:textId="77777777" w:rsidTr="000B57AC">
        <w:trPr>
          <w:trHeight w:val="267"/>
          <w:jc w:val="center"/>
        </w:trPr>
        <w:tc>
          <w:tcPr>
            <w:tcW w:w="5000" w:type="pct"/>
            <w:gridSpan w:val="4"/>
            <w:tcMar>
              <w:top w:w="113" w:type="dxa"/>
              <w:left w:w="113" w:type="dxa"/>
              <w:bottom w:w="113" w:type="dxa"/>
              <w:right w:w="113" w:type="dxa"/>
            </w:tcMar>
            <w:vAlign w:val="center"/>
            <w:hideMark/>
          </w:tcPr>
          <w:p w14:paraId="7360C9D2" w14:textId="77777777" w:rsidR="000B57AC" w:rsidRPr="003924ED" w:rsidRDefault="000B57AC" w:rsidP="000D2118">
            <w:pPr>
              <w:spacing w:after="0"/>
              <w:contextualSpacing/>
              <w:rPr>
                <w:rFonts w:eastAsia="Times New Roman" w:cs="Arial"/>
                <w:b/>
                <w:sz w:val="18"/>
                <w:szCs w:val="18"/>
                <w:lang w:eastAsia="en-GB"/>
              </w:rPr>
              <w:pPrChange w:id="150" w:author="Lucien Bickerstaff" w:date="2026-02-04T18:19:00Z" w16du:dateUtc="2026-02-04T17:19:00Z">
                <w:pPr>
                  <w:spacing w:after="0"/>
                  <w:contextualSpacing/>
                  <w:jc w:val="center"/>
                </w:pPr>
              </w:pPrChange>
            </w:pPr>
            <w:r w:rsidRPr="003924ED">
              <w:rPr>
                <w:rFonts w:eastAsia="Times New Roman" w:cs="Arial"/>
                <w:b/>
                <w:sz w:val="18"/>
                <w:szCs w:val="18"/>
                <w:lang w:eastAsia="en-GB"/>
              </w:rPr>
              <w:t>Dependent variable</w:t>
            </w:r>
          </w:p>
        </w:tc>
      </w:tr>
      <w:tr w:rsidR="008F7D5E" w:rsidRPr="000450B3" w14:paraId="1EEDA846" w14:textId="77777777" w:rsidTr="3FDB367F">
        <w:trPr>
          <w:trHeight w:val="267"/>
          <w:jc w:val="center"/>
        </w:trPr>
        <w:tc>
          <w:tcPr>
            <w:tcW w:w="1659" w:type="pct"/>
            <w:vAlign w:val="center"/>
            <w:hideMark/>
          </w:tcPr>
          <w:p w14:paraId="143E162F"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Predictors</w:t>
            </w:r>
          </w:p>
        </w:tc>
        <w:tc>
          <w:tcPr>
            <w:tcW w:w="1276" w:type="pct"/>
            <w:vAlign w:val="center"/>
            <w:hideMark/>
          </w:tcPr>
          <w:p w14:paraId="2CE5CA90"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Estimates</w:t>
            </w:r>
          </w:p>
        </w:tc>
        <w:tc>
          <w:tcPr>
            <w:tcW w:w="1219" w:type="pct"/>
            <w:vAlign w:val="center"/>
            <w:hideMark/>
          </w:tcPr>
          <w:p w14:paraId="0698C6B7"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CI</w:t>
            </w:r>
          </w:p>
        </w:tc>
        <w:tc>
          <w:tcPr>
            <w:tcW w:w="846" w:type="pct"/>
            <w:vAlign w:val="center"/>
            <w:hideMark/>
          </w:tcPr>
          <w:p w14:paraId="2E0C0A23" w14:textId="77777777" w:rsidR="0036772E" w:rsidRPr="003924ED" w:rsidRDefault="0036772E" w:rsidP="001B6173">
            <w:pPr>
              <w:spacing w:after="0"/>
              <w:contextualSpacing/>
              <w:jc w:val="center"/>
              <w:rPr>
                <w:rFonts w:eastAsia="Times New Roman" w:cs="Arial"/>
                <w:i/>
                <w:sz w:val="18"/>
                <w:szCs w:val="18"/>
                <w:lang w:eastAsia="en-GB"/>
              </w:rPr>
            </w:pPr>
            <w:r w:rsidRPr="003924ED">
              <w:rPr>
                <w:rFonts w:eastAsia="Times New Roman" w:cs="Arial"/>
                <w:i/>
                <w:sz w:val="18"/>
                <w:szCs w:val="18"/>
                <w:lang w:eastAsia="en-GB"/>
              </w:rPr>
              <w:t>p</w:t>
            </w:r>
          </w:p>
        </w:tc>
      </w:tr>
      <w:tr w:rsidR="0036772E" w:rsidRPr="000450B3" w14:paraId="6D7E2D5E" w14:textId="77777777" w:rsidTr="3FDB367F">
        <w:trPr>
          <w:trHeight w:val="267"/>
          <w:jc w:val="center"/>
        </w:trPr>
        <w:tc>
          <w:tcPr>
            <w:tcW w:w="1659" w:type="pct"/>
            <w:tcMar>
              <w:top w:w="113" w:type="dxa"/>
              <w:left w:w="113" w:type="dxa"/>
              <w:bottom w:w="113" w:type="dxa"/>
              <w:right w:w="113" w:type="dxa"/>
            </w:tcMar>
            <w:vAlign w:val="center"/>
            <w:hideMark/>
          </w:tcPr>
          <w:p w14:paraId="1E5D4AD1"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(Intercept)</w:t>
            </w:r>
          </w:p>
        </w:tc>
        <w:tc>
          <w:tcPr>
            <w:tcW w:w="1276" w:type="pct"/>
            <w:tcMar>
              <w:top w:w="113" w:type="dxa"/>
              <w:left w:w="113" w:type="dxa"/>
              <w:bottom w:w="113" w:type="dxa"/>
              <w:right w:w="113" w:type="dxa"/>
            </w:tcMar>
            <w:vAlign w:val="center"/>
            <w:hideMark/>
          </w:tcPr>
          <w:p w14:paraId="7C0BEF0A" w14:textId="766F84E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20</w:t>
            </w:r>
          </w:p>
        </w:tc>
        <w:tc>
          <w:tcPr>
            <w:tcW w:w="1219" w:type="pct"/>
            <w:tcMar>
              <w:top w:w="113" w:type="dxa"/>
              <w:left w:w="113" w:type="dxa"/>
              <w:bottom w:w="113" w:type="dxa"/>
              <w:right w:w="113" w:type="dxa"/>
            </w:tcMar>
            <w:vAlign w:val="center"/>
            <w:hideMark/>
          </w:tcPr>
          <w:p w14:paraId="70DE5EE5" w14:textId="4790F14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02</w:t>
            </w:r>
            <w:r w:rsidRPr="003924ED">
              <w:rPr>
                <w:rFonts w:eastAsia="Times New Roman" w:cs="Arial"/>
                <w:sz w:val="18"/>
                <w:szCs w:val="18"/>
                <w:lang w:eastAsia="en-GB"/>
              </w:rPr>
              <w:t> – 1.</w:t>
            </w:r>
            <w:r w:rsidR="008C1819" w:rsidRPr="003924ED">
              <w:rPr>
                <w:rFonts w:eastAsia="Times New Roman" w:cs="Arial"/>
                <w:sz w:val="18"/>
                <w:szCs w:val="18"/>
                <w:lang w:eastAsia="en-GB"/>
              </w:rPr>
              <w:t>38</w:t>
            </w:r>
          </w:p>
        </w:tc>
        <w:tc>
          <w:tcPr>
            <w:tcW w:w="846" w:type="pct"/>
            <w:tcMar>
              <w:top w:w="113" w:type="dxa"/>
              <w:left w:w="113" w:type="dxa"/>
              <w:bottom w:w="113" w:type="dxa"/>
              <w:right w:w="113" w:type="dxa"/>
            </w:tcMar>
            <w:vAlign w:val="center"/>
            <w:hideMark/>
          </w:tcPr>
          <w:p w14:paraId="1DEB7898"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6772E" w:rsidRPr="000450B3" w14:paraId="65FF067C" w14:textId="77777777" w:rsidTr="3FDB367F">
        <w:trPr>
          <w:trHeight w:val="267"/>
          <w:jc w:val="center"/>
        </w:trPr>
        <w:tc>
          <w:tcPr>
            <w:tcW w:w="1659" w:type="pct"/>
            <w:tcMar>
              <w:top w:w="113" w:type="dxa"/>
              <w:left w:w="113" w:type="dxa"/>
              <w:bottom w:w="113" w:type="dxa"/>
              <w:right w:w="113" w:type="dxa"/>
            </w:tcMar>
            <w:vAlign w:val="center"/>
            <w:hideMark/>
          </w:tcPr>
          <w:p w14:paraId="1C9F5A4C" w14:textId="40395080" w:rsidR="0036772E" w:rsidRPr="003924ED" w:rsidRDefault="00765C1D" w:rsidP="3FDB367F">
            <w:pPr>
              <w:spacing w:after="0"/>
              <w:contextualSpacing/>
              <w:rPr>
                <w:rFonts w:eastAsia="Times New Roman" w:cs="Arial"/>
                <w:sz w:val="18"/>
                <w:szCs w:val="18"/>
                <w:lang w:eastAsia="en-GB"/>
              </w:rPr>
            </w:pPr>
            <m:oMath>
              <m:sSub>
                <m:sSubPr>
                  <m:ctrlPr>
                    <w:rPr>
                      <w:rFonts w:ascii="Cambria Math" w:eastAsia="Arial" w:hAnsi="Cambria Math" w:cs="Arial"/>
                      <w:i/>
                      <w:sz w:val="18"/>
                      <w:szCs w:val="18"/>
                    </w:rPr>
                  </m:ctrlPr>
                </m:sSubPr>
                <m:e>
                  <m:r>
                    <w:rPr>
                      <w:rFonts w:ascii="Cambria Math" w:eastAsia="Arial" w:hAnsi="Cambria Math" w:cs="Arial"/>
                      <w:sz w:val="18"/>
                      <w:szCs w:val="18"/>
                    </w:rPr>
                    <m:t>Z</m:t>
                  </m:r>
                </m:e>
                <m:sub>
                  <m:r>
                    <w:rPr>
                      <w:rFonts w:ascii="Cambria Math" w:eastAsia="Arial" w:hAnsi="Cambria Math" w:cs="Arial"/>
                      <w:sz w:val="18"/>
                      <w:szCs w:val="18"/>
                    </w:rPr>
                    <m:t>i</m:t>
                  </m:r>
                </m:sub>
              </m:sSub>
            </m:oMath>
            <w:r w:rsidR="00F72A74" w:rsidRPr="003924ED">
              <w:rPr>
                <w:rFonts w:eastAsia="Times New Roman" w:cs="Arial"/>
                <w:sz w:val="18"/>
                <w:szCs w:val="18"/>
              </w:rPr>
              <w:t>_</w:t>
            </w:r>
            <w:r w:rsidR="0036772E" w:rsidRPr="003924ED">
              <w:rPr>
                <w:rFonts w:eastAsia="Times New Roman" w:cs="Arial"/>
                <w:sz w:val="18"/>
                <w:szCs w:val="18"/>
                <w:lang w:eastAsia="en-GB"/>
              </w:rPr>
              <w:t>TR</w:t>
            </w:r>
            <w:r w:rsidR="00F72A74" w:rsidRPr="003924ED">
              <w:rPr>
                <w:rFonts w:eastAsia="Times New Roman" w:cs="Arial"/>
                <w:sz w:val="18"/>
                <w:szCs w:val="18"/>
                <w:lang w:eastAsia="en-GB"/>
              </w:rPr>
              <w:t>UE</w:t>
            </w:r>
            <w:commentRangeStart w:id="151"/>
            <w:commentRangeEnd w:id="151"/>
            <w:r w:rsidR="00F2653A" w:rsidRPr="003924ED">
              <w:rPr>
                <w:rStyle w:val="CommentReference"/>
                <w:rFonts w:eastAsia="Times New Roman" w:cs="Arial"/>
                <w:sz w:val="18"/>
                <w:szCs w:val="18"/>
                <w:lang w:eastAsia="en-GB"/>
              </w:rPr>
              <w:commentReference w:id="151"/>
            </w:r>
          </w:p>
        </w:tc>
        <w:tc>
          <w:tcPr>
            <w:tcW w:w="1276" w:type="pct"/>
            <w:tcMar>
              <w:top w:w="113" w:type="dxa"/>
              <w:left w:w="113" w:type="dxa"/>
              <w:bottom w:w="113" w:type="dxa"/>
              <w:right w:w="113" w:type="dxa"/>
            </w:tcMar>
            <w:vAlign w:val="center"/>
            <w:hideMark/>
          </w:tcPr>
          <w:p w14:paraId="2857E5B6" w14:textId="3E82507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87</w:t>
            </w:r>
          </w:p>
        </w:tc>
        <w:tc>
          <w:tcPr>
            <w:tcW w:w="1219" w:type="pct"/>
            <w:tcMar>
              <w:top w:w="113" w:type="dxa"/>
              <w:left w:w="113" w:type="dxa"/>
              <w:bottom w:w="113" w:type="dxa"/>
              <w:right w:w="113" w:type="dxa"/>
            </w:tcMar>
            <w:vAlign w:val="center"/>
            <w:hideMark/>
          </w:tcPr>
          <w:p w14:paraId="4F143143" w14:textId="57ED9C83"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70</w:t>
            </w:r>
            <w:r w:rsidRPr="003924ED">
              <w:rPr>
                <w:rFonts w:eastAsia="Times New Roman" w:cs="Arial"/>
                <w:sz w:val="18"/>
                <w:szCs w:val="18"/>
                <w:lang w:eastAsia="en-GB"/>
              </w:rPr>
              <w:t> – </w:t>
            </w:r>
            <w:r w:rsidR="008C1819" w:rsidRPr="003924ED">
              <w:rPr>
                <w:rFonts w:eastAsia="Times New Roman" w:cs="Arial"/>
                <w:sz w:val="18"/>
                <w:szCs w:val="18"/>
                <w:lang w:eastAsia="en-GB"/>
              </w:rPr>
              <w:t>1.05</w:t>
            </w:r>
          </w:p>
        </w:tc>
        <w:tc>
          <w:tcPr>
            <w:tcW w:w="846" w:type="pct"/>
            <w:tcMar>
              <w:top w:w="113" w:type="dxa"/>
              <w:left w:w="113" w:type="dxa"/>
              <w:bottom w:w="113" w:type="dxa"/>
              <w:right w:w="113" w:type="dxa"/>
            </w:tcMar>
            <w:vAlign w:val="center"/>
            <w:hideMark/>
          </w:tcPr>
          <w:p w14:paraId="54B2AF61"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6772E" w:rsidRPr="000450B3" w14:paraId="4C3291E7" w14:textId="77777777" w:rsidTr="005B5298">
        <w:trPr>
          <w:trHeight w:val="267"/>
          <w:jc w:val="center"/>
        </w:trPr>
        <w:tc>
          <w:tcPr>
            <w:tcW w:w="1659" w:type="pct"/>
            <w:tcBorders>
              <w:bottom w:val="double" w:sz="4" w:space="0" w:color="auto"/>
            </w:tcBorders>
            <w:tcMar>
              <w:top w:w="113" w:type="dxa"/>
              <w:left w:w="113" w:type="dxa"/>
              <w:bottom w:w="113" w:type="dxa"/>
              <w:right w:w="113" w:type="dxa"/>
            </w:tcMar>
            <w:vAlign w:val="center"/>
            <w:hideMark/>
          </w:tcPr>
          <w:p w14:paraId="03A8B29E" w14:textId="258D4FDF" w:rsidR="0036772E" w:rsidRPr="003924ED" w:rsidRDefault="009E798E" w:rsidP="00A5209D">
            <w:pPr>
              <w:spacing w:after="0"/>
              <w:contextualSpacing/>
              <w:rPr>
                <w:rFonts w:eastAsia="Times New Roman" w:cs="Arial"/>
                <w:sz w:val="18"/>
                <w:szCs w:val="18"/>
                <w:lang w:eastAsia="en-GB"/>
              </w:rPr>
            </w:pPr>
            <w:r w:rsidRPr="003924ED">
              <w:rPr>
                <w:rFonts w:eastAsia="Times New Roman" w:cs="Arial"/>
                <w:sz w:val="18"/>
                <w:szCs w:val="18"/>
                <w:lang w:eastAsia="en-GB"/>
              </w:rPr>
              <w:t>l</w:t>
            </w:r>
            <w:r w:rsidR="0036772E" w:rsidRPr="003924ED">
              <w:rPr>
                <w:rFonts w:eastAsia="Times New Roman" w:cs="Arial"/>
                <w:sz w:val="18"/>
                <w:szCs w:val="18"/>
                <w:lang w:eastAsia="en-GB"/>
              </w:rPr>
              <w:t>og</w:t>
            </w:r>
            <w:r w:rsidRPr="003924ED">
              <w:rPr>
                <w:rFonts w:eastAsia="Times New Roman" w:cs="Arial"/>
                <w:sz w:val="18"/>
                <w:szCs w:val="18"/>
                <w:vertAlign w:val="subscript"/>
                <w:lang w:eastAsia="en-GB"/>
              </w:rPr>
              <w:t>10</w:t>
            </w:r>
            <w:r w:rsidRPr="003924ED">
              <w:rPr>
                <w:rFonts w:eastAsia="Times New Roman" w:cs="Arial"/>
                <w:sz w:val="18"/>
                <w:szCs w:val="18"/>
                <w:lang w:eastAsia="en-GB"/>
              </w:rPr>
              <w:t>(Mel EDI)</w:t>
            </w:r>
          </w:p>
        </w:tc>
        <w:tc>
          <w:tcPr>
            <w:tcW w:w="1276" w:type="pct"/>
            <w:tcBorders>
              <w:bottom w:val="double" w:sz="4" w:space="0" w:color="auto"/>
            </w:tcBorders>
            <w:tcMar>
              <w:top w:w="113" w:type="dxa"/>
              <w:left w:w="113" w:type="dxa"/>
              <w:bottom w:w="113" w:type="dxa"/>
              <w:right w:w="113" w:type="dxa"/>
            </w:tcMar>
            <w:vAlign w:val="center"/>
            <w:hideMark/>
          </w:tcPr>
          <w:p w14:paraId="79D91CA1" w14:textId="191209E0"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36</w:t>
            </w:r>
          </w:p>
        </w:tc>
        <w:tc>
          <w:tcPr>
            <w:tcW w:w="1219" w:type="pct"/>
            <w:tcBorders>
              <w:bottom w:val="double" w:sz="4" w:space="0" w:color="auto"/>
            </w:tcBorders>
            <w:tcMar>
              <w:top w:w="113" w:type="dxa"/>
              <w:left w:w="113" w:type="dxa"/>
              <w:bottom w:w="113" w:type="dxa"/>
              <w:right w:w="113" w:type="dxa"/>
            </w:tcMar>
            <w:vAlign w:val="center"/>
            <w:hideMark/>
          </w:tcPr>
          <w:p w14:paraId="192C4666" w14:textId="2AA75B8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31</w:t>
            </w:r>
            <w:r w:rsidRPr="003924ED">
              <w:rPr>
                <w:rFonts w:eastAsia="Times New Roman" w:cs="Arial"/>
                <w:sz w:val="18"/>
                <w:szCs w:val="18"/>
                <w:lang w:eastAsia="en-GB"/>
              </w:rPr>
              <w:t> – 0.</w:t>
            </w:r>
            <w:r w:rsidR="008C1819" w:rsidRPr="003924ED">
              <w:rPr>
                <w:rFonts w:eastAsia="Times New Roman" w:cs="Arial"/>
                <w:sz w:val="18"/>
                <w:szCs w:val="18"/>
                <w:lang w:eastAsia="en-GB"/>
              </w:rPr>
              <w:t>41</w:t>
            </w:r>
          </w:p>
        </w:tc>
        <w:tc>
          <w:tcPr>
            <w:tcW w:w="846" w:type="pct"/>
            <w:tcMar>
              <w:top w:w="113" w:type="dxa"/>
              <w:left w:w="113" w:type="dxa"/>
              <w:bottom w:w="113" w:type="dxa"/>
              <w:right w:w="113" w:type="dxa"/>
            </w:tcMar>
            <w:vAlign w:val="center"/>
            <w:hideMark/>
          </w:tcPr>
          <w:p w14:paraId="52957EE9"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b/>
                <w:sz w:val="18"/>
                <w:szCs w:val="18"/>
                <w:lang w:eastAsia="en-GB"/>
              </w:rPr>
              <w:t>&lt;0.001</w:t>
            </w:r>
          </w:p>
        </w:tc>
      </w:tr>
      <w:tr w:rsidR="0030526D" w:rsidRPr="000450B3" w14:paraId="678EA8B0" w14:textId="77777777" w:rsidTr="005B5298">
        <w:trPr>
          <w:trHeight w:val="267"/>
          <w:jc w:val="center"/>
        </w:trPr>
        <w:tc>
          <w:tcPr>
            <w:tcW w:w="5000" w:type="pct"/>
            <w:gridSpan w:val="4"/>
            <w:tcBorders>
              <w:top w:val="double" w:sz="4" w:space="0" w:color="auto"/>
            </w:tcBorders>
            <w:tcMar>
              <w:top w:w="57" w:type="dxa"/>
              <w:left w:w="113" w:type="dxa"/>
              <w:bottom w:w="57" w:type="dxa"/>
              <w:right w:w="113" w:type="dxa"/>
            </w:tcMar>
            <w:vAlign w:val="center"/>
          </w:tcPr>
          <w:p w14:paraId="69BBE009" w14:textId="0C4C8BD4" w:rsidR="0030526D" w:rsidRPr="003924ED" w:rsidRDefault="0030526D" w:rsidP="000D2118">
            <w:pPr>
              <w:spacing w:after="0"/>
              <w:contextualSpacing/>
              <w:rPr>
                <w:rFonts w:eastAsia="Times New Roman" w:cs="Arial"/>
                <w:b/>
                <w:bCs/>
                <w:sz w:val="18"/>
                <w:szCs w:val="18"/>
                <w:lang w:eastAsia="en-GB"/>
              </w:rPr>
              <w:pPrChange w:id="152" w:author="Lucien Bickerstaff" w:date="2026-02-04T18:18:00Z" w16du:dateUtc="2026-02-04T17:18:00Z">
                <w:pPr>
                  <w:spacing w:after="0"/>
                  <w:contextualSpacing/>
                  <w:jc w:val="center"/>
                </w:pPr>
              </w:pPrChange>
            </w:pPr>
            <w:r w:rsidRPr="003924ED">
              <w:rPr>
                <w:rFonts w:eastAsia="Times New Roman" w:cs="Arial"/>
                <w:b/>
                <w:bCs/>
                <w:sz w:val="18"/>
                <w:szCs w:val="18"/>
                <w:lang w:eastAsia="en-GB"/>
              </w:rPr>
              <w:t xml:space="preserve">Random </w:t>
            </w:r>
            <w:ins w:id="153" w:author="Lucien Bickerstaff" w:date="2026-02-04T18:17:00Z" w16du:dateUtc="2026-02-04T17:17:00Z">
              <w:r w:rsidR="003E43F7">
                <w:rPr>
                  <w:rFonts w:eastAsia="Times New Roman" w:cs="Arial"/>
                  <w:b/>
                  <w:bCs/>
                  <w:sz w:val="18"/>
                  <w:szCs w:val="18"/>
                  <w:lang w:eastAsia="en-GB"/>
                </w:rPr>
                <w:t>e</w:t>
              </w:r>
            </w:ins>
            <w:del w:id="154" w:author="Lucien Bickerstaff" w:date="2026-02-04T18:17:00Z" w16du:dateUtc="2026-02-04T17:17:00Z">
              <w:r w:rsidRPr="003924ED" w:rsidDel="003E43F7">
                <w:rPr>
                  <w:rFonts w:eastAsia="Times New Roman" w:cs="Arial"/>
                  <w:b/>
                  <w:bCs/>
                  <w:sz w:val="18"/>
                  <w:szCs w:val="18"/>
                  <w:lang w:eastAsia="en-GB"/>
                </w:rPr>
                <w:delText>E</w:delText>
              </w:r>
            </w:del>
            <w:r w:rsidRPr="003924ED">
              <w:rPr>
                <w:rFonts w:eastAsia="Times New Roman" w:cs="Arial"/>
                <w:b/>
                <w:bCs/>
                <w:sz w:val="18"/>
                <w:szCs w:val="18"/>
                <w:lang w:eastAsia="en-GB"/>
              </w:rPr>
              <w:t>ffects</w:t>
            </w:r>
          </w:p>
        </w:tc>
      </w:tr>
      <w:tr w:rsidR="0036772E" w:rsidRPr="000450B3" w14:paraId="21AD198B" w14:textId="77777777" w:rsidTr="3FDB367F">
        <w:trPr>
          <w:trHeight w:val="267"/>
          <w:jc w:val="center"/>
        </w:trPr>
        <w:tc>
          <w:tcPr>
            <w:tcW w:w="2935" w:type="pct"/>
            <w:gridSpan w:val="2"/>
            <w:tcMar>
              <w:top w:w="57" w:type="dxa"/>
              <w:left w:w="113" w:type="dxa"/>
              <w:bottom w:w="57" w:type="dxa"/>
              <w:right w:w="113" w:type="dxa"/>
            </w:tcMar>
            <w:vAlign w:val="center"/>
            <w:hideMark/>
          </w:tcPr>
          <w:p w14:paraId="0A11D419"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σ</w:t>
            </w:r>
            <w:r w:rsidRPr="003924ED">
              <w:rPr>
                <w:rFonts w:eastAsia="Times New Roman" w:cs="Arial"/>
                <w:sz w:val="18"/>
                <w:szCs w:val="18"/>
                <w:vertAlign w:val="superscript"/>
                <w:lang w:eastAsia="en-GB"/>
              </w:rPr>
              <w:t>2</w:t>
            </w:r>
          </w:p>
        </w:tc>
        <w:tc>
          <w:tcPr>
            <w:tcW w:w="2065" w:type="pct"/>
            <w:gridSpan w:val="2"/>
            <w:tcMar>
              <w:top w:w="57" w:type="dxa"/>
              <w:left w:w="113" w:type="dxa"/>
              <w:bottom w:w="57" w:type="dxa"/>
              <w:right w:w="113" w:type="dxa"/>
            </w:tcMar>
            <w:vAlign w:val="center"/>
            <w:hideMark/>
          </w:tcPr>
          <w:p w14:paraId="69028B76" w14:textId="4E0E5A4D"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0.0</w:t>
            </w:r>
            <w:r w:rsidR="008C1819" w:rsidRPr="003924ED">
              <w:rPr>
                <w:rFonts w:eastAsia="Times New Roman" w:cs="Arial"/>
                <w:sz w:val="18"/>
                <w:szCs w:val="18"/>
                <w:lang w:eastAsia="en-GB"/>
              </w:rPr>
              <w:t>1</w:t>
            </w:r>
          </w:p>
        </w:tc>
      </w:tr>
      <w:tr w:rsidR="0036772E" w:rsidRPr="000450B3" w14:paraId="13B55A66" w14:textId="77777777" w:rsidTr="3FDB367F">
        <w:trPr>
          <w:trHeight w:val="267"/>
          <w:jc w:val="center"/>
        </w:trPr>
        <w:tc>
          <w:tcPr>
            <w:tcW w:w="2935" w:type="pct"/>
            <w:gridSpan w:val="2"/>
            <w:tcMar>
              <w:top w:w="57" w:type="dxa"/>
              <w:left w:w="113" w:type="dxa"/>
              <w:bottom w:w="57" w:type="dxa"/>
              <w:right w:w="113" w:type="dxa"/>
            </w:tcMar>
            <w:vAlign w:val="center"/>
            <w:hideMark/>
          </w:tcPr>
          <w:p w14:paraId="08B99DA6"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τ</w:t>
            </w:r>
            <w:r w:rsidRPr="003924ED">
              <w:rPr>
                <w:rFonts w:eastAsia="Times New Roman" w:cs="Arial"/>
                <w:sz w:val="18"/>
                <w:szCs w:val="18"/>
                <w:vertAlign w:val="subscript"/>
                <w:lang w:eastAsia="en-GB"/>
              </w:rPr>
              <w:t>00</w:t>
            </w:r>
            <w:r w:rsidRPr="003924ED">
              <w:rPr>
                <w:rFonts w:eastAsia="Times New Roman" w:cs="Arial"/>
                <w:sz w:val="18"/>
                <w:szCs w:val="18"/>
                <w:lang w:eastAsia="en-GB"/>
              </w:rPr>
              <w:t xml:space="preserve"> </w:t>
            </w:r>
            <w:proofErr w:type="spellStart"/>
            <w:r w:rsidRPr="003924ED">
              <w:rPr>
                <w:rFonts w:eastAsia="Times New Roman" w:cs="Arial"/>
                <w:sz w:val="18"/>
                <w:szCs w:val="18"/>
                <w:vertAlign w:val="subscript"/>
                <w:lang w:eastAsia="en-GB"/>
              </w:rPr>
              <w:t>participant_id</w:t>
            </w:r>
            <w:proofErr w:type="spellEnd"/>
          </w:p>
        </w:tc>
        <w:tc>
          <w:tcPr>
            <w:tcW w:w="2065" w:type="pct"/>
            <w:gridSpan w:val="2"/>
            <w:tcMar>
              <w:top w:w="57" w:type="dxa"/>
              <w:left w:w="113" w:type="dxa"/>
              <w:bottom w:w="57" w:type="dxa"/>
              <w:right w:w="113" w:type="dxa"/>
            </w:tcMar>
            <w:vAlign w:val="center"/>
            <w:hideMark/>
          </w:tcPr>
          <w:p w14:paraId="53E1ACF7" w14:textId="777777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0.02</w:t>
            </w:r>
          </w:p>
        </w:tc>
      </w:tr>
      <w:tr w:rsidR="0036772E" w:rsidRPr="000450B3" w14:paraId="364F7DAF" w14:textId="77777777" w:rsidTr="3FDB367F">
        <w:trPr>
          <w:trHeight w:val="267"/>
          <w:jc w:val="center"/>
        </w:trPr>
        <w:tc>
          <w:tcPr>
            <w:tcW w:w="2935" w:type="pct"/>
            <w:gridSpan w:val="2"/>
            <w:tcMar>
              <w:top w:w="57" w:type="dxa"/>
              <w:left w:w="113" w:type="dxa"/>
              <w:bottom w:w="57" w:type="dxa"/>
              <w:right w:w="113" w:type="dxa"/>
            </w:tcMar>
            <w:vAlign w:val="center"/>
            <w:hideMark/>
          </w:tcPr>
          <w:p w14:paraId="2F59A64A"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ICC</w:t>
            </w:r>
          </w:p>
        </w:tc>
        <w:tc>
          <w:tcPr>
            <w:tcW w:w="2065" w:type="pct"/>
            <w:gridSpan w:val="2"/>
            <w:tcMar>
              <w:top w:w="57" w:type="dxa"/>
              <w:left w:w="113" w:type="dxa"/>
              <w:bottom w:w="57" w:type="dxa"/>
              <w:right w:w="113" w:type="dxa"/>
            </w:tcMar>
            <w:vAlign w:val="center"/>
            <w:hideMark/>
          </w:tcPr>
          <w:p w14:paraId="1D4D374E" w14:textId="1430FE90"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0.</w:t>
            </w:r>
            <w:r w:rsidR="008C1819" w:rsidRPr="003924ED">
              <w:rPr>
                <w:rFonts w:eastAsia="Times New Roman" w:cs="Arial"/>
                <w:sz w:val="18"/>
                <w:szCs w:val="18"/>
                <w:lang w:eastAsia="en-GB"/>
              </w:rPr>
              <w:t>63</w:t>
            </w:r>
          </w:p>
        </w:tc>
      </w:tr>
      <w:tr w:rsidR="0036772E" w:rsidRPr="000450B3" w14:paraId="1C0DA934" w14:textId="77777777" w:rsidTr="003E43F7">
        <w:trPr>
          <w:trHeight w:val="267"/>
          <w:jc w:val="center"/>
        </w:trPr>
        <w:tc>
          <w:tcPr>
            <w:tcW w:w="2935" w:type="pct"/>
            <w:gridSpan w:val="2"/>
            <w:tcBorders>
              <w:bottom w:val="double" w:sz="4" w:space="0" w:color="auto"/>
            </w:tcBorders>
            <w:tcMar>
              <w:top w:w="57" w:type="dxa"/>
              <w:left w:w="113" w:type="dxa"/>
              <w:bottom w:w="57" w:type="dxa"/>
              <w:right w:w="113" w:type="dxa"/>
            </w:tcMar>
            <w:vAlign w:val="center"/>
            <w:hideMark/>
          </w:tcPr>
          <w:p w14:paraId="22956DF4" w14:textId="77777777" w:rsidR="0036772E" w:rsidRPr="003924ED" w:rsidRDefault="0036772E" w:rsidP="00A5209D">
            <w:pPr>
              <w:spacing w:after="0"/>
              <w:contextualSpacing/>
              <w:rPr>
                <w:rFonts w:eastAsia="Times New Roman" w:cs="Arial"/>
                <w:sz w:val="18"/>
                <w:szCs w:val="18"/>
                <w:lang w:eastAsia="en-GB"/>
              </w:rPr>
            </w:pPr>
            <w:r w:rsidRPr="003924ED">
              <w:rPr>
                <w:rFonts w:eastAsia="Times New Roman" w:cs="Arial"/>
                <w:sz w:val="18"/>
                <w:szCs w:val="18"/>
                <w:lang w:eastAsia="en-GB"/>
              </w:rPr>
              <w:t xml:space="preserve">N </w:t>
            </w:r>
            <w:proofErr w:type="spellStart"/>
            <w:r w:rsidRPr="003924ED">
              <w:rPr>
                <w:rFonts w:eastAsia="Times New Roman" w:cs="Arial"/>
                <w:sz w:val="18"/>
                <w:szCs w:val="18"/>
                <w:vertAlign w:val="subscript"/>
                <w:lang w:eastAsia="en-GB"/>
              </w:rPr>
              <w:t>participant_id</w:t>
            </w:r>
            <w:proofErr w:type="spellEnd"/>
          </w:p>
        </w:tc>
        <w:tc>
          <w:tcPr>
            <w:tcW w:w="2065" w:type="pct"/>
            <w:gridSpan w:val="2"/>
            <w:tcBorders>
              <w:bottom w:val="double" w:sz="4" w:space="0" w:color="auto"/>
            </w:tcBorders>
            <w:tcMar>
              <w:top w:w="57" w:type="dxa"/>
              <w:left w:w="113" w:type="dxa"/>
              <w:bottom w:w="57" w:type="dxa"/>
              <w:right w:w="113" w:type="dxa"/>
            </w:tcMar>
            <w:vAlign w:val="center"/>
            <w:hideMark/>
          </w:tcPr>
          <w:p w14:paraId="59A7F923" w14:textId="19482077" w:rsidR="0036772E" w:rsidRPr="003924ED" w:rsidRDefault="0036772E" w:rsidP="00A5209D">
            <w:pPr>
              <w:spacing w:after="0"/>
              <w:contextualSpacing/>
              <w:jc w:val="center"/>
              <w:rPr>
                <w:rFonts w:eastAsia="Times New Roman" w:cs="Arial"/>
                <w:sz w:val="18"/>
                <w:szCs w:val="18"/>
                <w:lang w:eastAsia="en-GB"/>
              </w:rPr>
            </w:pPr>
            <w:r w:rsidRPr="003924ED">
              <w:rPr>
                <w:rFonts w:eastAsia="Times New Roman" w:cs="Arial"/>
                <w:sz w:val="18"/>
                <w:szCs w:val="18"/>
                <w:lang w:eastAsia="en-GB"/>
              </w:rPr>
              <w:t>1</w:t>
            </w:r>
            <w:r w:rsidR="008C1819" w:rsidRPr="003924ED">
              <w:rPr>
                <w:rFonts w:eastAsia="Times New Roman" w:cs="Arial"/>
                <w:sz w:val="18"/>
                <w:szCs w:val="18"/>
                <w:lang w:eastAsia="en-GB"/>
              </w:rPr>
              <w:t>8</w:t>
            </w:r>
          </w:p>
        </w:tc>
      </w:tr>
      <w:tr w:rsidR="0036772E" w:rsidRPr="000450B3" w14:paraId="0E118A33" w14:textId="77777777" w:rsidTr="003E43F7">
        <w:trPr>
          <w:trHeight w:val="267"/>
          <w:jc w:val="center"/>
        </w:trPr>
        <w:tc>
          <w:tcPr>
            <w:tcW w:w="2935" w:type="pct"/>
            <w:gridSpan w:val="2"/>
            <w:tcBorders>
              <w:top w:val="double" w:sz="4" w:space="0" w:color="auto"/>
            </w:tcBorders>
            <w:tcMar>
              <w:top w:w="57" w:type="dxa"/>
              <w:left w:w="113" w:type="dxa"/>
              <w:bottom w:w="57" w:type="dxa"/>
              <w:right w:w="113" w:type="dxa"/>
            </w:tcMar>
            <w:vAlign w:val="center"/>
            <w:hideMark/>
          </w:tcPr>
          <w:p w14:paraId="53210289" w14:textId="77777777" w:rsidR="0036772E" w:rsidRPr="00F74CE1" w:rsidRDefault="0036772E" w:rsidP="00A5209D">
            <w:pPr>
              <w:spacing w:after="0"/>
              <w:contextualSpacing/>
              <w:rPr>
                <w:rFonts w:eastAsia="Times New Roman" w:cs="Arial"/>
                <w:b/>
                <w:bCs/>
                <w:sz w:val="18"/>
                <w:szCs w:val="18"/>
                <w:lang w:eastAsia="en-GB"/>
                <w:rPrChange w:id="155" w:author="Lucien Bickerstaff" w:date="2026-02-04T18:14:00Z" w16du:dateUtc="2026-02-04T17:14:00Z">
                  <w:rPr>
                    <w:rFonts w:eastAsia="Times New Roman" w:cs="Arial"/>
                    <w:sz w:val="18"/>
                    <w:szCs w:val="18"/>
                    <w:lang w:eastAsia="en-GB"/>
                  </w:rPr>
                </w:rPrChange>
              </w:rPr>
            </w:pPr>
            <w:r w:rsidRPr="00F74CE1">
              <w:rPr>
                <w:rFonts w:eastAsia="Times New Roman" w:cs="Arial"/>
                <w:b/>
                <w:bCs/>
                <w:sz w:val="18"/>
                <w:szCs w:val="18"/>
                <w:lang w:eastAsia="en-GB"/>
                <w:rPrChange w:id="156" w:author="Lucien Bickerstaff" w:date="2026-02-04T18:14:00Z" w16du:dateUtc="2026-02-04T17:14:00Z">
                  <w:rPr>
                    <w:rFonts w:eastAsia="Times New Roman" w:cs="Arial"/>
                    <w:sz w:val="18"/>
                    <w:szCs w:val="18"/>
                    <w:lang w:eastAsia="en-GB"/>
                  </w:rPr>
                </w:rPrChange>
              </w:rPr>
              <w:t>Observations</w:t>
            </w:r>
          </w:p>
        </w:tc>
        <w:tc>
          <w:tcPr>
            <w:tcW w:w="2065" w:type="pct"/>
            <w:gridSpan w:val="2"/>
            <w:tcBorders>
              <w:top w:val="double" w:sz="4" w:space="0" w:color="auto"/>
            </w:tcBorders>
            <w:tcMar>
              <w:top w:w="57" w:type="dxa"/>
              <w:left w:w="113" w:type="dxa"/>
              <w:bottom w:w="57" w:type="dxa"/>
              <w:right w:w="113" w:type="dxa"/>
            </w:tcMar>
            <w:vAlign w:val="center"/>
            <w:hideMark/>
          </w:tcPr>
          <w:p w14:paraId="346B2906" w14:textId="79511B29" w:rsidR="0036772E" w:rsidRPr="00F74CE1" w:rsidRDefault="008C1819" w:rsidP="00A5209D">
            <w:pPr>
              <w:spacing w:after="0"/>
              <w:contextualSpacing/>
              <w:jc w:val="center"/>
              <w:rPr>
                <w:rFonts w:eastAsia="Times New Roman" w:cs="Arial"/>
                <w:b/>
                <w:bCs/>
                <w:sz w:val="18"/>
                <w:szCs w:val="18"/>
                <w:lang w:eastAsia="en-GB"/>
                <w:rPrChange w:id="157" w:author="Lucien Bickerstaff" w:date="2026-02-04T18:14:00Z" w16du:dateUtc="2026-02-04T17:14:00Z">
                  <w:rPr>
                    <w:rFonts w:eastAsia="Times New Roman" w:cs="Arial"/>
                    <w:sz w:val="18"/>
                    <w:szCs w:val="18"/>
                    <w:lang w:eastAsia="en-GB"/>
                  </w:rPr>
                </w:rPrChange>
              </w:rPr>
            </w:pPr>
            <w:r w:rsidRPr="00F74CE1">
              <w:rPr>
                <w:rFonts w:eastAsia="Times New Roman" w:cs="Arial"/>
                <w:b/>
                <w:bCs/>
                <w:sz w:val="18"/>
                <w:szCs w:val="18"/>
                <w:lang w:eastAsia="en-GB"/>
                <w:rPrChange w:id="158" w:author="Lucien Bickerstaff" w:date="2026-02-04T18:14:00Z" w16du:dateUtc="2026-02-04T17:14:00Z">
                  <w:rPr>
                    <w:rFonts w:eastAsia="Times New Roman" w:cs="Arial"/>
                    <w:sz w:val="18"/>
                    <w:szCs w:val="18"/>
                    <w:lang w:eastAsia="en-GB"/>
                  </w:rPr>
                </w:rPrChange>
              </w:rPr>
              <w:t>1</w:t>
            </w:r>
            <w:r w:rsidR="0036772E" w:rsidRPr="00F74CE1">
              <w:rPr>
                <w:rFonts w:eastAsia="Times New Roman" w:cs="Arial"/>
                <w:b/>
                <w:bCs/>
                <w:sz w:val="18"/>
                <w:szCs w:val="18"/>
                <w:lang w:eastAsia="en-GB"/>
                <w:rPrChange w:id="159" w:author="Lucien Bickerstaff" w:date="2026-02-04T18:14:00Z" w16du:dateUtc="2026-02-04T17:14:00Z">
                  <w:rPr>
                    <w:rFonts w:eastAsia="Times New Roman" w:cs="Arial"/>
                    <w:sz w:val="18"/>
                    <w:szCs w:val="18"/>
                    <w:lang w:eastAsia="en-GB"/>
                  </w:rPr>
                </w:rPrChange>
              </w:rPr>
              <w:t>08</w:t>
            </w:r>
          </w:p>
        </w:tc>
      </w:tr>
      <w:tr w:rsidR="0036772E" w:rsidRPr="000450B3" w14:paraId="07D8341C" w14:textId="77777777" w:rsidTr="3FDB367F">
        <w:trPr>
          <w:trHeight w:val="267"/>
          <w:jc w:val="center"/>
        </w:trPr>
        <w:tc>
          <w:tcPr>
            <w:tcW w:w="2935" w:type="pct"/>
            <w:gridSpan w:val="2"/>
            <w:tcMar>
              <w:top w:w="57" w:type="dxa"/>
              <w:left w:w="113" w:type="dxa"/>
              <w:bottom w:w="57" w:type="dxa"/>
              <w:right w:w="113" w:type="dxa"/>
            </w:tcMar>
            <w:vAlign w:val="center"/>
            <w:hideMark/>
          </w:tcPr>
          <w:p w14:paraId="51EF70C9" w14:textId="77777777" w:rsidR="0036772E" w:rsidRPr="00F74CE1" w:rsidRDefault="0036772E" w:rsidP="00A5209D">
            <w:pPr>
              <w:spacing w:after="0"/>
              <w:contextualSpacing/>
              <w:rPr>
                <w:rFonts w:eastAsia="Times New Roman" w:cs="Arial"/>
                <w:b/>
                <w:bCs/>
                <w:sz w:val="18"/>
                <w:szCs w:val="18"/>
                <w:lang w:eastAsia="en-GB"/>
                <w:rPrChange w:id="160" w:author="Lucien Bickerstaff" w:date="2026-02-04T18:14:00Z" w16du:dateUtc="2026-02-04T17:14:00Z">
                  <w:rPr>
                    <w:rFonts w:eastAsia="Times New Roman" w:cs="Arial"/>
                    <w:sz w:val="18"/>
                    <w:szCs w:val="18"/>
                    <w:lang w:eastAsia="en-GB"/>
                  </w:rPr>
                </w:rPrChange>
              </w:rPr>
            </w:pPr>
            <w:commentRangeStart w:id="161"/>
            <w:r w:rsidRPr="00F74CE1">
              <w:rPr>
                <w:rFonts w:eastAsia="Times New Roman" w:cs="Arial"/>
                <w:b/>
                <w:bCs/>
                <w:sz w:val="18"/>
                <w:szCs w:val="18"/>
                <w:lang w:eastAsia="en-GB"/>
                <w:rPrChange w:id="162" w:author="Lucien Bickerstaff" w:date="2026-02-04T18:14:00Z" w16du:dateUtc="2026-02-04T17:14:00Z">
                  <w:rPr>
                    <w:rFonts w:eastAsia="Times New Roman" w:cs="Arial"/>
                    <w:sz w:val="18"/>
                    <w:szCs w:val="18"/>
                    <w:lang w:eastAsia="en-GB"/>
                  </w:rPr>
                </w:rPrChange>
              </w:rPr>
              <w:t>Marginal R</w:t>
            </w:r>
            <w:r w:rsidRPr="00F74CE1">
              <w:rPr>
                <w:rFonts w:eastAsia="Times New Roman" w:cs="Arial"/>
                <w:b/>
                <w:bCs/>
                <w:sz w:val="18"/>
                <w:szCs w:val="18"/>
                <w:vertAlign w:val="superscript"/>
                <w:lang w:eastAsia="en-GB"/>
                <w:rPrChange w:id="163" w:author="Lucien Bickerstaff" w:date="2026-02-04T18:14:00Z" w16du:dateUtc="2026-02-04T17:14:00Z">
                  <w:rPr>
                    <w:rFonts w:eastAsia="Times New Roman" w:cs="Arial"/>
                    <w:sz w:val="18"/>
                    <w:szCs w:val="18"/>
                    <w:vertAlign w:val="superscript"/>
                    <w:lang w:eastAsia="en-GB"/>
                  </w:rPr>
                </w:rPrChange>
              </w:rPr>
              <w:t>2</w:t>
            </w:r>
            <w:r w:rsidRPr="00F74CE1">
              <w:rPr>
                <w:rFonts w:eastAsia="Times New Roman" w:cs="Arial"/>
                <w:b/>
                <w:bCs/>
                <w:sz w:val="18"/>
                <w:szCs w:val="18"/>
                <w:lang w:eastAsia="en-GB"/>
                <w:rPrChange w:id="164" w:author="Lucien Bickerstaff" w:date="2026-02-04T18:14:00Z" w16du:dateUtc="2026-02-04T17:14:00Z">
                  <w:rPr>
                    <w:rFonts w:eastAsia="Times New Roman" w:cs="Arial"/>
                    <w:sz w:val="18"/>
                    <w:szCs w:val="18"/>
                    <w:lang w:eastAsia="en-GB"/>
                  </w:rPr>
                </w:rPrChange>
              </w:rPr>
              <w:t xml:space="preserve"> / Conditional R</w:t>
            </w:r>
            <w:r w:rsidRPr="00F74CE1">
              <w:rPr>
                <w:rFonts w:eastAsia="Times New Roman" w:cs="Arial"/>
                <w:b/>
                <w:bCs/>
                <w:sz w:val="18"/>
                <w:szCs w:val="18"/>
                <w:vertAlign w:val="superscript"/>
                <w:lang w:eastAsia="en-GB"/>
                <w:rPrChange w:id="165" w:author="Lucien Bickerstaff" w:date="2026-02-04T18:14:00Z" w16du:dateUtc="2026-02-04T17:14:00Z">
                  <w:rPr>
                    <w:rFonts w:eastAsia="Times New Roman" w:cs="Arial"/>
                    <w:sz w:val="18"/>
                    <w:szCs w:val="18"/>
                    <w:vertAlign w:val="superscript"/>
                    <w:lang w:eastAsia="en-GB"/>
                  </w:rPr>
                </w:rPrChange>
              </w:rPr>
              <w:t>2</w:t>
            </w:r>
          </w:p>
        </w:tc>
        <w:tc>
          <w:tcPr>
            <w:tcW w:w="2065" w:type="pct"/>
            <w:gridSpan w:val="2"/>
            <w:tcMar>
              <w:top w:w="57" w:type="dxa"/>
              <w:left w:w="113" w:type="dxa"/>
              <w:bottom w:w="57" w:type="dxa"/>
              <w:right w:w="113" w:type="dxa"/>
            </w:tcMar>
            <w:vAlign w:val="center"/>
            <w:hideMark/>
          </w:tcPr>
          <w:p w14:paraId="69C6B9F1" w14:textId="6F5F9ADB" w:rsidR="0036772E" w:rsidRPr="00F74CE1" w:rsidRDefault="0036772E" w:rsidP="00A5209D">
            <w:pPr>
              <w:spacing w:after="0"/>
              <w:contextualSpacing/>
              <w:jc w:val="center"/>
              <w:rPr>
                <w:rFonts w:eastAsia="Times New Roman" w:cs="Arial"/>
                <w:b/>
                <w:bCs/>
                <w:sz w:val="18"/>
                <w:szCs w:val="18"/>
                <w:lang w:eastAsia="en-GB"/>
                <w:rPrChange w:id="166" w:author="Lucien Bickerstaff" w:date="2026-02-04T18:14:00Z" w16du:dateUtc="2026-02-04T17:14:00Z">
                  <w:rPr>
                    <w:rFonts w:eastAsia="Times New Roman" w:cs="Arial"/>
                    <w:sz w:val="18"/>
                    <w:szCs w:val="18"/>
                    <w:lang w:eastAsia="en-GB"/>
                  </w:rPr>
                </w:rPrChange>
              </w:rPr>
            </w:pPr>
            <w:r w:rsidRPr="00F74CE1">
              <w:rPr>
                <w:rFonts w:eastAsia="Times New Roman" w:cs="Arial"/>
                <w:b/>
                <w:bCs/>
                <w:sz w:val="18"/>
                <w:szCs w:val="18"/>
                <w:lang w:eastAsia="en-GB"/>
                <w:rPrChange w:id="167" w:author="Lucien Bickerstaff" w:date="2026-02-04T18:14:00Z" w16du:dateUtc="2026-02-04T17:14:00Z">
                  <w:rPr>
                    <w:rFonts w:eastAsia="Times New Roman" w:cs="Arial"/>
                    <w:sz w:val="18"/>
                    <w:szCs w:val="18"/>
                    <w:lang w:eastAsia="en-GB"/>
                  </w:rPr>
                </w:rPrChange>
              </w:rPr>
              <w:t>0.</w:t>
            </w:r>
            <w:r w:rsidR="008C1819" w:rsidRPr="00F74CE1">
              <w:rPr>
                <w:rFonts w:eastAsia="Times New Roman" w:cs="Arial"/>
                <w:b/>
                <w:bCs/>
                <w:sz w:val="18"/>
                <w:szCs w:val="18"/>
                <w:lang w:eastAsia="en-GB"/>
                <w:rPrChange w:id="168" w:author="Lucien Bickerstaff" w:date="2026-02-04T18:14:00Z" w16du:dateUtc="2026-02-04T17:14:00Z">
                  <w:rPr>
                    <w:rFonts w:eastAsia="Times New Roman" w:cs="Arial"/>
                    <w:sz w:val="18"/>
                    <w:szCs w:val="18"/>
                    <w:lang w:eastAsia="en-GB"/>
                  </w:rPr>
                </w:rPrChange>
              </w:rPr>
              <w:t>518</w:t>
            </w:r>
            <w:r w:rsidRPr="00F74CE1">
              <w:rPr>
                <w:rFonts w:eastAsia="Times New Roman" w:cs="Arial"/>
                <w:b/>
                <w:bCs/>
                <w:sz w:val="18"/>
                <w:szCs w:val="18"/>
                <w:lang w:eastAsia="en-GB"/>
                <w:rPrChange w:id="169" w:author="Lucien Bickerstaff" w:date="2026-02-04T18:14:00Z" w16du:dateUtc="2026-02-04T17:14:00Z">
                  <w:rPr>
                    <w:rFonts w:eastAsia="Times New Roman" w:cs="Arial"/>
                    <w:sz w:val="18"/>
                    <w:szCs w:val="18"/>
                    <w:lang w:eastAsia="en-GB"/>
                  </w:rPr>
                </w:rPrChange>
              </w:rPr>
              <w:t xml:space="preserve"> / 0.</w:t>
            </w:r>
            <w:r w:rsidR="008C1819" w:rsidRPr="00F74CE1">
              <w:rPr>
                <w:rFonts w:eastAsia="Times New Roman" w:cs="Arial"/>
                <w:b/>
                <w:bCs/>
                <w:sz w:val="18"/>
                <w:szCs w:val="18"/>
                <w:lang w:eastAsia="en-GB"/>
                <w:rPrChange w:id="170" w:author="Lucien Bickerstaff" w:date="2026-02-04T18:14:00Z" w16du:dateUtc="2026-02-04T17:14:00Z">
                  <w:rPr>
                    <w:rFonts w:eastAsia="Times New Roman" w:cs="Arial"/>
                    <w:sz w:val="18"/>
                    <w:szCs w:val="18"/>
                    <w:lang w:eastAsia="en-GB"/>
                  </w:rPr>
                </w:rPrChange>
              </w:rPr>
              <w:t>822</w:t>
            </w:r>
            <w:commentRangeEnd w:id="161"/>
            <w:r w:rsidR="007E4EE9" w:rsidRPr="00F74CE1">
              <w:rPr>
                <w:rStyle w:val="CommentReference"/>
                <w:rFonts w:eastAsia="Times New Roman" w:cs="Arial"/>
                <w:b/>
                <w:bCs/>
                <w:sz w:val="18"/>
                <w:szCs w:val="18"/>
                <w:lang w:eastAsia="en-GB"/>
                <w:rPrChange w:id="171" w:author="Lucien Bickerstaff" w:date="2026-02-04T18:14:00Z" w16du:dateUtc="2026-02-04T17:14:00Z">
                  <w:rPr>
                    <w:rStyle w:val="CommentReference"/>
                    <w:rFonts w:eastAsia="Times New Roman" w:cs="Arial"/>
                    <w:sz w:val="18"/>
                    <w:szCs w:val="18"/>
                    <w:lang w:eastAsia="en-GB"/>
                  </w:rPr>
                </w:rPrChange>
              </w:rPr>
              <w:commentReference w:id="161"/>
            </w:r>
          </w:p>
        </w:tc>
      </w:tr>
    </w:tbl>
    <w:p w14:paraId="6399F0D9" w14:textId="77777777" w:rsidR="008231D4" w:rsidRDefault="008231D4">
      <w:pPr>
        <w:rPr>
          <w:rFonts w:eastAsia="Arial" w:cs="Arial"/>
          <w:i/>
          <w:iCs/>
          <w:color w:val="0F4761" w:themeColor="accent1" w:themeShade="BF"/>
          <w:sz w:val="32"/>
          <w:szCs w:val="32"/>
        </w:rPr>
      </w:pPr>
      <w:bookmarkStart w:id="172" w:name="_Design"/>
      <w:bookmarkEnd w:id="172"/>
      <w:r>
        <w:rPr>
          <w:rFonts w:eastAsia="Arial" w:cs="Arial"/>
          <w:i/>
          <w:iCs/>
        </w:rPr>
        <w:br w:type="page"/>
      </w:r>
    </w:p>
    <w:p w14:paraId="4AAFCFA7" w14:textId="06AADAD6" w:rsidR="00541716" w:rsidRPr="00B904E1" w:rsidRDefault="77C90625" w:rsidP="00B904E1">
      <w:pPr>
        <w:pStyle w:val="Heading2"/>
      </w:pPr>
      <w:r w:rsidRPr="00B904E1">
        <w:t>Design</w:t>
      </w:r>
    </w:p>
    <w:p w14:paraId="7CB2A202" w14:textId="74200945" w:rsidR="002508D3" w:rsidRPr="008231D4" w:rsidRDefault="002508D3" w:rsidP="36157BFC">
      <w:pPr>
        <w:jc w:val="both"/>
      </w:pPr>
    </w:p>
    <w:p w14:paraId="55C87922" w14:textId="3456DD76" w:rsidR="14E03744" w:rsidRPr="008231D4" w:rsidRDefault="3FDB367F" w:rsidP="36157BFC">
      <w:pPr>
        <w:jc w:val="both"/>
        <w:rPr>
          <w:rFonts w:eastAsia="Arial" w:cs="Arial"/>
        </w:rPr>
      </w:pPr>
      <w:r w:rsidRPr="3FDB367F">
        <w:rPr>
          <w:rFonts w:eastAsia="Arial" w:cs="Arial"/>
        </w:rPr>
        <w:t xml:space="preserve">In this study, each </w:t>
      </w:r>
      <w:commentRangeStart w:id="173"/>
      <w:r w:rsidRPr="3FDB367F">
        <w:rPr>
          <w:rFonts w:eastAsia="Arial" w:cs="Arial"/>
        </w:rPr>
        <w:t xml:space="preserve">participant </w:t>
      </w:r>
      <w:del w:id="174" w:author="Lucien Bickerstaff" w:date="2026-02-04T17:11:00Z" w16du:dateUtc="2026-02-04T16:11:00Z">
        <w:r w:rsidRPr="3FDB367F" w:rsidDel="00CB4878">
          <w:rPr>
            <w:rFonts w:eastAsia="Arial" w:cs="Arial"/>
          </w:rPr>
          <w:delText>participating</w:delText>
        </w:r>
        <w:commentRangeEnd w:id="173"/>
        <w:r w:rsidR="14E03744" w:rsidRPr="3FDB367F" w:rsidDel="00CB4878">
          <w:rPr>
            <w:rStyle w:val="CommentReference"/>
            <w:rFonts w:eastAsia="Arial" w:cs="Arial"/>
            <w:sz w:val="24"/>
            <w:szCs w:val="24"/>
          </w:rPr>
          <w:commentReference w:id="173"/>
        </w:r>
        <w:r w:rsidRPr="3FDB367F" w:rsidDel="00CB4878">
          <w:rPr>
            <w:rFonts w:eastAsia="Arial" w:cs="Arial"/>
          </w:rPr>
          <w:delText xml:space="preserve"> in the study </w:delText>
        </w:r>
      </w:del>
      <w:r w:rsidRPr="3FDB367F">
        <w:rPr>
          <w:rFonts w:eastAsia="Arial" w:cs="Arial"/>
        </w:rPr>
        <w:t xml:space="preserve">will be enrolling for a total of maximum </w:t>
      </w:r>
      <w:ins w:id="175" w:author="Gastbenutzer" w:date="2026-02-03T18:31:00Z" w16du:dateUtc="2026-02-03T18:31:49Z">
        <w:r w:rsidRPr="3FDB367F">
          <w:rPr>
            <w:rFonts w:eastAsia="Arial" w:cs="Arial"/>
          </w:rPr>
          <w:t>five</w:t>
        </w:r>
      </w:ins>
      <w:del w:id="176" w:author="Gastbenutzer" w:date="2026-02-03T18:31:00Z" w16du:dateUtc="2026-02-03T18:31:46Z">
        <w:r w:rsidR="14E03744" w:rsidRPr="3FDB367F" w:rsidDel="3FDB367F">
          <w:rPr>
            <w:rFonts w:eastAsia="Arial" w:cs="Arial"/>
          </w:rPr>
          <w:delText>5</w:delText>
        </w:r>
      </w:del>
      <w:r w:rsidRPr="3FDB367F">
        <w:rPr>
          <w:rFonts w:eastAsia="Arial" w:cs="Arial"/>
        </w:rPr>
        <w:t xml:space="preserve"> weeks, consisting of one initial meeting for screening, and </w:t>
      </w:r>
      <w:ins w:id="177" w:author="Gastbenutzer" w:date="2026-02-03T18:31:00Z" w16du:dateUtc="2026-02-03T18:31:54Z">
        <w:r w:rsidRPr="3FDB367F">
          <w:rPr>
            <w:rFonts w:eastAsia="Arial" w:cs="Arial"/>
          </w:rPr>
          <w:t>four</w:t>
        </w:r>
      </w:ins>
      <w:del w:id="178" w:author="Gastbenutzer" w:date="2026-02-03T18:31:00Z" w16du:dateUtc="2026-02-03T18:31:57Z">
        <w:r w:rsidR="14E03744" w:rsidRPr="3FDB367F" w:rsidDel="3FDB367F">
          <w:rPr>
            <w:rFonts w:eastAsia="Arial" w:cs="Arial"/>
          </w:rPr>
          <w:delText>4</w:delText>
        </w:r>
      </w:del>
      <w:r w:rsidRPr="3FDB367F">
        <w:rPr>
          <w:rFonts w:eastAsia="Arial" w:cs="Arial"/>
        </w:rPr>
        <w:t xml:space="preserve"> in-laboratory visits.</w:t>
      </w:r>
      <w:ins w:id="179" w:author="Lucien Bickerstaff" w:date="2026-02-02T13:41:00Z" w16du:dateUtc="2026-02-02T12:41:00Z">
        <w:r w:rsidRPr="3FDB367F">
          <w:rPr>
            <w:rFonts w:eastAsia="Arial" w:cs="Arial"/>
          </w:rPr>
          <w:t xml:space="preserve"> The study design is within-subjects, testing the same participants across all conditions</w:t>
        </w:r>
      </w:ins>
      <w:ins w:id="180" w:author="Lucien Bickerstaff" w:date="2026-02-02T13:42:00Z" w16du:dateUtc="2026-02-02T12:42:00Z">
        <w:r w:rsidRPr="3FDB367F">
          <w:rPr>
            <w:rFonts w:eastAsia="Arial" w:cs="Arial"/>
          </w:rPr>
          <w:t>, and participants will be blinded to which conditions they are exposed to.</w:t>
        </w:r>
      </w:ins>
    </w:p>
    <w:p w14:paraId="166CF9E9" w14:textId="6A8684E8" w:rsidR="2E95D56A" w:rsidRPr="008231D4" w:rsidRDefault="3FDB367F" w:rsidP="36157BFC">
      <w:pPr>
        <w:jc w:val="both"/>
        <w:rPr>
          <w:rFonts w:eastAsia="Arial" w:cs="Arial"/>
        </w:rPr>
      </w:pPr>
      <w:r w:rsidRPr="3FDB367F">
        <w:rPr>
          <w:rFonts w:eastAsia="Arial" w:cs="Arial"/>
        </w:rPr>
        <w:t xml:space="preserve">We will recruit healthy volunteers aged 18-35 years (to minimize differences in lens transmittance) for our within-subjects laboratory study taking place across four </w:t>
      </w:r>
      <w:ins w:id="181" w:author="Gastbenutzer" w:date="2026-02-03T18:32:00Z" w16du:dateUtc="2026-02-03T18:32:39Z">
        <w:r w:rsidRPr="3FDB367F">
          <w:rPr>
            <w:rFonts w:eastAsia="Arial" w:cs="Arial"/>
          </w:rPr>
          <w:t>one</w:t>
        </w:r>
      </w:ins>
      <w:del w:id="182" w:author="Gastbenutzer" w:date="2026-02-03T18:32:00Z" w16du:dateUtc="2026-02-03T18:32:37Z">
        <w:r w:rsidR="2E95D56A" w:rsidRPr="3FDB367F" w:rsidDel="3FDB367F">
          <w:rPr>
            <w:rFonts w:eastAsia="Arial" w:cs="Arial"/>
          </w:rPr>
          <w:delText>1</w:delText>
        </w:r>
      </w:del>
      <w:r w:rsidRPr="3FDB367F">
        <w:rPr>
          <w:rFonts w:eastAsia="Arial" w:cs="Arial"/>
        </w:rPr>
        <w:t>-hour experimental sessions. A sample size of 20 individuals was chosen, as resource limitations (</w:t>
      </w:r>
      <w:del w:id="183" w:author="Gastbenutzer" w:date="2026-02-03T18:33:00Z" w16du:dateUtc="2026-02-03T18:33:14Z">
        <w:r w:rsidR="2E95D56A" w:rsidRPr="3FDB367F" w:rsidDel="3FDB367F">
          <w:rPr>
            <w:rFonts w:eastAsia="Arial" w:cs="Arial"/>
          </w:rPr>
          <w:delText>finances</w:delText>
        </w:r>
      </w:del>
      <w:ins w:id="184" w:author="Gastbenutzer" w:date="2026-02-03T18:34:00Z" w16du:dateUtc="2026-02-03T18:34:54Z">
        <w:r w:rsidRPr="3FDB367F">
          <w:rPr>
            <w:rFonts w:eastAsia="Arial" w:cs="Arial"/>
          </w:rPr>
          <w:t>money</w:t>
        </w:r>
      </w:ins>
      <w:r w:rsidRPr="3FDB367F">
        <w:rPr>
          <w:rFonts w:eastAsia="Arial" w:cs="Arial"/>
        </w:rPr>
        <w:t xml:space="preserve">, time) prevent collecting data on more individuals. Within each session, light pulses from five narrowband wavelengths delivered through a spectrally tuneable LED (light-emitting diode) light engine </w:t>
      </w:r>
      <w:commentRangeStart w:id="185"/>
      <w:r w:rsidRPr="3FDB367F">
        <w:rPr>
          <w:rFonts w:eastAsia="Arial" w:cs="Arial"/>
        </w:rPr>
        <w:t>(445, 465, 475, 505, 525, 545 nm)</w:t>
      </w:r>
      <w:commentRangeEnd w:id="185"/>
      <w:r w:rsidR="2E95D56A" w:rsidRPr="3FDB367F">
        <w:rPr>
          <w:rStyle w:val="CommentReference"/>
          <w:rFonts w:eastAsia="Arial" w:cs="Arial"/>
          <w:sz w:val="24"/>
          <w:szCs w:val="24"/>
        </w:rPr>
        <w:commentReference w:id="185"/>
      </w:r>
      <w:r w:rsidRPr="3FDB367F">
        <w:rPr>
          <w:rFonts w:eastAsia="Arial" w:cs="Arial"/>
        </w:rPr>
        <w:t xml:space="preserve"> under homogenous, full-field stimulation at a fixed quantal radiance will be shown to participants in a counterbalanced sequence. Pupillometry and facial electromyography data will be recorded continuously (~120 Hz for pupillometry, 2048 Hz for the </w:t>
      </w:r>
      <w:proofErr w:type="spellStart"/>
      <w:ins w:id="186" w:author="Gastbenutzer" w:date="2026-02-03T18:35:00Z" w16du:dateUtc="2026-02-03T18:35:52Z">
        <w:r w:rsidRPr="3FDB367F">
          <w:rPr>
            <w:rFonts w:eastAsia="Arial" w:cs="Arial"/>
          </w:rPr>
          <w:t>s</w:t>
        </w:r>
      </w:ins>
      <w:r w:rsidRPr="3FDB367F">
        <w:rPr>
          <w:rFonts w:eastAsia="Arial" w:cs="Arial"/>
        </w:rPr>
        <w:t>EMG</w:t>
      </w:r>
      <w:proofErr w:type="spellEnd"/>
      <w:r w:rsidRPr="3FDB367F">
        <w:rPr>
          <w:rFonts w:eastAsia="Arial" w:cs="Arial"/>
        </w:rPr>
        <w:t xml:space="preserve">) during the trial, and subjective sensations (1-7 ratings for visual discomfort, facial sensations and lacrimation and associated confidence) reported. Prior to the sequence, participants undergo a </w:t>
      </w:r>
      <w:ins w:id="187" w:author="Gastbenutzer" w:date="2026-02-03T18:36:00Z" w16du:dateUtc="2026-02-03T18:36:13Z">
        <w:r w:rsidRPr="3FDB367F">
          <w:rPr>
            <w:rFonts w:eastAsia="Arial" w:cs="Arial"/>
          </w:rPr>
          <w:t>ten</w:t>
        </w:r>
      </w:ins>
      <w:del w:id="188" w:author="Gastbenutzer" w:date="2026-02-03T18:36:00Z" w16du:dateUtc="2026-02-03T18:36:12Z">
        <w:r w:rsidR="2E95D56A" w:rsidRPr="3FDB367F" w:rsidDel="3FDB367F">
          <w:rPr>
            <w:rFonts w:eastAsia="Arial" w:cs="Arial"/>
          </w:rPr>
          <w:delText>10</w:delText>
        </w:r>
      </w:del>
      <w:r w:rsidRPr="3FDB367F">
        <w:rPr>
          <w:rFonts w:eastAsia="Arial" w:cs="Arial"/>
        </w:rPr>
        <w:t>-min</w:t>
      </w:r>
      <w:ins w:id="189" w:author="Gastbenutzer" w:date="2026-02-03T18:36:00Z" w16du:dateUtc="2026-02-03T18:36:15Z">
        <w:r w:rsidRPr="3FDB367F">
          <w:rPr>
            <w:rFonts w:eastAsia="Arial" w:cs="Arial"/>
          </w:rPr>
          <w:t>ute</w:t>
        </w:r>
      </w:ins>
      <w:r w:rsidRPr="3FDB367F">
        <w:rPr>
          <w:rFonts w:eastAsia="Arial" w:cs="Arial"/>
        </w:rPr>
        <w:t xml:space="preserve"> darkness adaptation period, followed by 36 trials of light stimulation, with each cycle consisting of 30 s of light exposure followed by 30 s of refractory darkness to examine post-illumination pupil responses.</w:t>
      </w:r>
    </w:p>
    <w:p w14:paraId="364B9C8E" w14:textId="380879A3" w:rsidR="36157BFC" w:rsidRPr="008231D4" w:rsidRDefault="36157BFC" w:rsidP="36157BFC">
      <w:pPr>
        <w:jc w:val="both"/>
        <w:rPr>
          <w:rFonts w:eastAsia="Arial" w:cs="Arial"/>
        </w:rPr>
      </w:pPr>
    </w:p>
    <w:p w14:paraId="3B7A7B00" w14:textId="0734F35E" w:rsidR="3FF4AA95" w:rsidRDefault="3FF4AA95" w:rsidP="00E35A41">
      <w:pPr>
        <w:pStyle w:val="Heading3"/>
        <w:rPr>
          <w:rFonts w:eastAsia="Arial"/>
        </w:rPr>
      </w:pPr>
      <w:r w:rsidRPr="008231D4">
        <w:rPr>
          <w:rFonts w:eastAsia="Arial"/>
        </w:rPr>
        <w:t xml:space="preserve">Timeline </w:t>
      </w:r>
    </w:p>
    <w:p w14:paraId="2340D7EF" w14:textId="77777777" w:rsidR="00B904E1" w:rsidRPr="00B904E1" w:rsidRDefault="00B904E1" w:rsidP="00B904E1"/>
    <w:p w14:paraId="4E124D5F" w14:textId="29473F7D" w:rsidR="3FF4AA95" w:rsidRPr="008231D4" w:rsidRDefault="3FF4AA95" w:rsidP="36157BFC">
      <w:pPr>
        <w:jc w:val="both"/>
        <w:rPr>
          <w:rFonts w:eastAsia="Arial" w:cs="Arial"/>
        </w:rPr>
      </w:pPr>
      <w:r w:rsidRPr="008231D4">
        <w:rPr>
          <w:rFonts w:eastAsia="Arial" w:cs="Arial"/>
        </w:rPr>
        <w:t>During the first session, the participant will complete the screening</w:t>
      </w:r>
      <w:r w:rsidR="001D5202">
        <w:rPr>
          <w:rFonts w:eastAsia="Arial" w:cs="Arial"/>
        </w:rPr>
        <w:t xml:space="preserve"> to verify eligibility </w:t>
      </w:r>
      <w:r w:rsidR="00B54D42">
        <w:rPr>
          <w:rFonts w:eastAsia="Arial" w:cs="Arial"/>
        </w:rPr>
        <w:t xml:space="preserve">to participate according to the inclusion and exclusion criteria, as described in the </w:t>
      </w:r>
      <w:r w:rsidR="00B54D42">
        <w:rPr>
          <w:rFonts w:eastAsia="Arial" w:cs="Arial"/>
        </w:rPr>
        <w:fldChar w:fldCharType="begin"/>
      </w:r>
      <w:r w:rsidR="00B54D42">
        <w:rPr>
          <w:rFonts w:eastAsia="Arial" w:cs="Arial"/>
        </w:rPr>
        <w:instrText xml:space="preserve"> REF _Ref220680791 \h </w:instrText>
      </w:r>
      <w:r w:rsidR="00B54D42">
        <w:rPr>
          <w:rFonts w:eastAsia="Arial" w:cs="Arial"/>
        </w:rPr>
      </w:r>
      <w:r w:rsidR="00B54D42">
        <w:rPr>
          <w:rFonts w:eastAsia="Arial" w:cs="Arial"/>
        </w:rPr>
        <w:fldChar w:fldCharType="separate"/>
      </w:r>
      <w:r w:rsidR="00B54D42" w:rsidRPr="008231D4">
        <w:rPr>
          <w:rFonts w:eastAsia="Arial" w:cs="Arial"/>
          <w:i/>
          <w:iCs/>
        </w:rPr>
        <w:t>Sampling plan</w:t>
      </w:r>
      <w:r w:rsidR="00B54D42">
        <w:rPr>
          <w:rFonts w:eastAsia="Arial" w:cs="Arial"/>
        </w:rPr>
        <w:fldChar w:fldCharType="end"/>
      </w:r>
      <w:r w:rsidR="00B54D42">
        <w:rPr>
          <w:rFonts w:eastAsia="Arial" w:cs="Arial"/>
        </w:rPr>
        <w:t xml:space="preserve"> section</w:t>
      </w:r>
      <w:r w:rsidRPr="008231D4">
        <w:rPr>
          <w:rFonts w:eastAsia="Arial" w:cs="Arial"/>
        </w:rPr>
        <w:t xml:space="preserve">. </w:t>
      </w:r>
    </w:p>
    <w:p w14:paraId="4893AE94" w14:textId="5ABF1D18" w:rsidR="3FF4AA95" w:rsidRPr="008231D4" w:rsidRDefault="3FDB367F" w:rsidP="36157BFC">
      <w:pPr>
        <w:jc w:val="both"/>
        <w:rPr>
          <w:rFonts w:eastAsia="Arial" w:cs="Arial"/>
        </w:rPr>
      </w:pPr>
      <w:r w:rsidRPr="3FDB367F">
        <w:rPr>
          <w:rFonts w:eastAsia="Arial" w:cs="Arial"/>
        </w:rPr>
        <w:t>For each laboratory visit, participants will come at the same time of the day, which they will decide (</w:t>
      </w:r>
      <w:ins w:id="190" w:author="Gastbenutzer" w:date="2026-02-03T18:36:00Z" w16du:dateUtc="2026-02-03T18:36:56Z">
        <w:r w:rsidRPr="3FDB367F">
          <w:rPr>
            <w:rFonts w:eastAsia="Arial" w:cs="Arial"/>
          </w:rPr>
          <w:t>if</w:t>
        </w:r>
      </w:ins>
      <w:del w:id="191" w:author="Gastbenutzer" w:date="2026-02-03T18:36:00Z" w16du:dateUtc="2026-02-03T18:36:55Z">
        <w:r w:rsidR="3FF4AA95" w:rsidRPr="3FDB367F" w:rsidDel="3FDB367F">
          <w:rPr>
            <w:rFonts w:eastAsia="Arial" w:cs="Arial"/>
          </w:rPr>
          <w:delText>when</w:delText>
        </w:r>
      </w:del>
      <w:r w:rsidRPr="3FDB367F">
        <w:rPr>
          <w:rFonts w:eastAsia="Arial" w:cs="Arial"/>
        </w:rPr>
        <w:t xml:space="preserve"> possible). They will firstly be reminded of the instructions and the requirements to participate in the session. </w:t>
      </w:r>
    </w:p>
    <w:p w14:paraId="0CF0BC9C" w14:textId="2D714312" w:rsidR="3FF4AA95" w:rsidRPr="008231D4" w:rsidRDefault="3FDB367F" w:rsidP="36157BFC">
      <w:pPr>
        <w:jc w:val="both"/>
        <w:rPr>
          <w:rFonts w:eastAsia="Arial" w:cs="Arial"/>
        </w:rPr>
      </w:pPr>
      <w:r w:rsidRPr="3FDB367F">
        <w:rPr>
          <w:rFonts w:eastAsia="Arial" w:cs="Arial"/>
        </w:rPr>
        <w:t xml:space="preserve">At the beginning of each visit, they will complete a breathalyser and urine test, to ensure they are not under the influence of alcohol or drugs, and will report their subjective sleepiness. </w:t>
      </w:r>
      <w:del w:id="192" w:author="Gastbenutzer" w:date="2026-02-03T18:38:00Z" w16du:dateUtc="2026-02-03T18:38:20Z">
        <w:r w:rsidR="7AD5B80A" w:rsidRPr="3FDB367F" w:rsidDel="3FDB367F">
          <w:rPr>
            <w:rFonts w:eastAsia="Arial" w:cs="Arial"/>
          </w:rPr>
          <w:delText>Then</w:delText>
        </w:r>
      </w:del>
      <w:ins w:id="193" w:author="Gastbenutzer" w:date="2026-02-03T18:38:00Z" w16du:dateUtc="2026-02-03T18:38:22Z">
        <w:r w:rsidRPr="3FDB367F">
          <w:rPr>
            <w:rFonts w:eastAsia="Arial" w:cs="Arial"/>
          </w:rPr>
          <w:t>Next</w:t>
        </w:r>
      </w:ins>
      <w:r w:rsidRPr="3FDB367F">
        <w:rPr>
          <w:rFonts w:eastAsia="Arial" w:cs="Arial"/>
        </w:rPr>
        <w:t xml:space="preserve">, the experimenter will set up the eye tracker and </w:t>
      </w:r>
      <w:proofErr w:type="spellStart"/>
      <w:ins w:id="194" w:author="Gastbenutzer" w:date="2026-02-03T18:38:00Z" w16du:dateUtc="2026-02-03T18:38:27Z">
        <w:r w:rsidRPr="3FDB367F">
          <w:rPr>
            <w:rFonts w:eastAsia="Arial" w:cs="Arial"/>
          </w:rPr>
          <w:t>s</w:t>
        </w:r>
      </w:ins>
      <w:r w:rsidRPr="3FDB367F">
        <w:rPr>
          <w:rFonts w:eastAsia="Arial" w:cs="Arial"/>
        </w:rPr>
        <w:t>EMG</w:t>
      </w:r>
      <w:proofErr w:type="spellEnd"/>
      <w:r w:rsidRPr="3FDB367F">
        <w:rPr>
          <w:rFonts w:eastAsia="Arial" w:cs="Arial"/>
        </w:rPr>
        <w:t xml:space="preserve"> devices on the participant. The participants will be informed that the devices measure an eye response only, to avoid cueing the participant to the measurements focusing on discomfort. After that, the experimenter will ask them to sit in front of the integrating sphere. </w:t>
      </w:r>
    </w:p>
    <w:p w14:paraId="17B2EE04" w14:textId="707B6236" w:rsidR="3FF4AA95" w:rsidRPr="008231D4" w:rsidRDefault="3FDB367F" w:rsidP="36157BFC">
      <w:pPr>
        <w:jc w:val="both"/>
        <w:rPr>
          <w:rFonts w:eastAsia="Arial" w:cs="Arial"/>
        </w:rPr>
      </w:pPr>
      <w:r w:rsidRPr="3FDB367F">
        <w:rPr>
          <w:rFonts w:eastAsia="Arial" w:cs="Arial"/>
        </w:rPr>
        <w:t xml:space="preserve">The experiment will then begin. The lights in the room will be switched off. Pupillometry, </w:t>
      </w:r>
      <w:proofErr w:type="spellStart"/>
      <w:ins w:id="195" w:author="Gastbenutzer" w:date="2026-02-03T18:39:00Z" w16du:dateUtc="2026-02-03T18:39:52Z">
        <w:r w:rsidRPr="3FDB367F">
          <w:rPr>
            <w:rFonts w:eastAsia="Arial" w:cs="Arial"/>
          </w:rPr>
          <w:t>s</w:t>
        </w:r>
      </w:ins>
      <w:r w:rsidRPr="3FDB367F">
        <w:rPr>
          <w:rFonts w:eastAsia="Arial" w:cs="Arial"/>
        </w:rPr>
        <w:t>EMG</w:t>
      </w:r>
      <w:proofErr w:type="spellEnd"/>
      <w:r w:rsidRPr="3FDB367F">
        <w:rPr>
          <w:rFonts w:eastAsia="Arial" w:cs="Arial"/>
        </w:rPr>
        <w:t xml:space="preserve"> and infrared (IR) video measurements will be started, and participants will go through the initial 10-minute dark adaptation period. </w:t>
      </w:r>
    </w:p>
    <w:p w14:paraId="7364EF4D" w14:textId="44CF945E" w:rsidR="3FF4AA95" w:rsidRPr="008231D4" w:rsidRDefault="3FF4AA95" w:rsidP="007E585E">
      <w:pPr>
        <w:jc w:val="both"/>
        <w:rPr>
          <w:rFonts w:eastAsia="Arial" w:cs="Arial"/>
        </w:rPr>
      </w:pPr>
      <w:r w:rsidRPr="008231D4">
        <w:rPr>
          <w:rFonts w:eastAsia="Arial" w:cs="Arial"/>
        </w:rPr>
        <w:t xml:space="preserve">The light stimulation will then begin. 36 stimuli </w:t>
      </w:r>
      <w:r w:rsidR="006A5E9C">
        <w:rPr>
          <w:rFonts w:eastAsia="Arial" w:cs="Arial"/>
        </w:rPr>
        <w:t xml:space="preserve">blocks </w:t>
      </w:r>
      <w:r w:rsidRPr="008231D4">
        <w:rPr>
          <w:rFonts w:eastAsia="Arial" w:cs="Arial"/>
        </w:rPr>
        <w:t xml:space="preserve">will occur in total. After each stimulation cycle, the participant will have to answer the </w:t>
      </w:r>
      <w:r w:rsidR="006110C3">
        <w:rPr>
          <w:rFonts w:eastAsia="Arial" w:cs="Arial"/>
        </w:rPr>
        <w:t xml:space="preserve">subjective feedback </w:t>
      </w:r>
      <w:r w:rsidRPr="008231D4">
        <w:rPr>
          <w:rFonts w:eastAsia="Arial" w:cs="Arial"/>
        </w:rPr>
        <w:t xml:space="preserve">questions </w:t>
      </w:r>
      <w:r w:rsidR="006110C3">
        <w:rPr>
          <w:rFonts w:eastAsia="Arial" w:cs="Arial"/>
        </w:rPr>
        <w:t>using the response device with the help of auditory feedback</w:t>
      </w:r>
      <w:r w:rsidRPr="008231D4">
        <w:rPr>
          <w:rFonts w:eastAsia="Arial" w:cs="Arial"/>
        </w:rPr>
        <w:t>. In total they will answer the questions 36 times</w:t>
      </w:r>
      <w:r w:rsidR="007E585E">
        <w:rPr>
          <w:rFonts w:eastAsia="Arial" w:cs="Arial"/>
        </w:rPr>
        <w:t>, after each stimulus</w:t>
      </w:r>
      <w:r w:rsidRPr="008231D4">
        <w:rPr>
          <w:rFonts w:eastAsia="Arial" w:cs="Arial"/>
        </w:rPr>
        <w:t xml:space="preserve">. </w:t>
      </w:r>
    </w:p>
    <w:p w14:paraId="75F99C39" w14:textId="2E576329" w:rsidR="3FF4AA95" w:rsidRDefault="3FDB367F" w:rsidP="36157BFC">
      <w:pPr>
        <w:jc w:val="both"/>
        <w:rPr>
          <w:rFonts w:eastAsia="Arial" w:cs="Arial"/>
        </w:rPr>
      </w:pPr>
      <w:r w:rsidRPr="3FDB367F">
        <w:rPr>
          <w:rFonts w:eastAsia="Arial" w:cs="Arial"/>
        </w:rPr>
        <w:t xml:space="preserve">After the stimulation phase, the recordings will be stopped, the lights switched back on and the pupil tracker and </w:t>
      </w:r>
      <w:proofErr w:type="spellStart"/>
      <w:ins w:id="196" w:author="Gastbenutzer" w:date="2026-02-03T18:40:00Z" w16du:dateUtc="2026-02-03T18:40:07Z">
        <w:r w:rsidRPr="3FDB367F">
          <w:rPr>
            <w:rFonts w:eastAsia="Arial" w:cs="Arial"/>
          </w:rPr>
          <w:t>s</w:t>
        </w:r>
      </w:ins>
      <w:r w:rsidRPr="3FDB367F">
        <w:rPr>
          <w:rFonts w:eastAsia="Arial" w:cs="Arial"/>
        </w:rPr>
        <w:t>EMG</w:t>
      </w:r>
      <w:proofErr w:type="spellEnd"/>
      <w:r w:rsidRPr="3FDB367F">
        <w:rPr>
          <w:rFonts w:eastAsia="Arial" w:cs="Arial"/>
        </w:rPr>
        <w:t xml:space="preserve"> devices taken off.  Participants report again their sleepiness</w:t>
      </w:r>
      <w:del w:id="197" w:author="Gastbenutzer" w:date="2026-02-03T18:59:00Z" w16du:dateUtc="2026-02-03T18:59:07Z">
        <w:r w:rsidR="3FF4AA95" w:rsidRPr="3FDB367F" w:rsidDel="3FDB367F">
          <w:rPr>
            <w:rFonts w:eastAsia="Arial" w:cs="Arial"/>
          </w:rPr>
          <w:delText>,</w:delText>
        </w:r>
      </w:del>
      <w:r w:rsidRPr="3FDB367F">
        <w:rPr>
          <w:rFonts w:eastAsia="Arial" w:cs="Arial"/>
        </w:rPr>
        <w:t xml:space="preserve"> and may also give consent to be contacted again for further studies. Finally, the participant may leave the laboratory. </w:t>
      </w:r>
    </w:p>
    <w:p w14:paraId="19AF7A7B" w14:textId="77777777" w:rsidR="005D5E6D" w:rsidRPr="008231D4" w:rsidRDefault="005D5E6D" w:rsidP="00836F3A">
      <w:pPr>
        <w:jc w:val="both"/>
        <w:rPr>
          <w:rFonts w:eastAsia="Arial" w:cs="Arial"/>
        </w:rPr>
      </w:pPr>
    </w:p>
    <w:p w14:paraId="3151D977" w14:textId="0F26BD0F" w:rsidR="00717BF6" w:rsidRDefault="00717BF6" w:rsidP="00E35A41">
      <w:pPr>
        <w:pStyle w:val="Heading3"/>
        <w:rPr>
          <w:rFonts w:eastAsia="Arial"/>
        </w:rPr>
      </w:pPr>
      <w:r w:rsidRPr="008231D4">
        <w:rPr>
          <w:rFonts w:eastAsia="Arial"/>
        </w:rPr>
        <w:t>Light stimuli</w:t>
      </w:r>
    </w:p>
    <w:p w14:paraId="3BD48AEE" w14:textId="77777777" w:rsidR="000A7A9F" w:rsidRPr="000A7A9F" w:rsidRDefault="000A7A9F" w:rsidP="000A7A9F"/>
    <w:p w14:paraId="4974BF15" w14:textId="3846413D" w:rsidR="0055471D" w:rsidRPr="008231D4" w:rsidRDefault="00836F3A" w:rsidP="00836F3A">
      <w:pPr>
        <w:jc w:val="both"/>
        <w:rPr>
          <w:rFonts w:eastAsia="Arial" w:cs="Arial"/>
        </w:rPr>
      </w:pPr>
      <w:r w:rsidRPr="008231D4">
        <w:rPr>
          <w:rFonts w:eastAsia="Arial" w:cs="Arial"/>
        </w:rPr>
        <w:t>Participants will be exposed to light</w:t>
      </w:r>
      <w:r w:rsidR="00663789" w:rsidRPr="008231D4">
        <w:rPr>
          <w:rFonts w:eastAsia="Arial" w:cs="Arial"/>
        </w:rPr>
        <w:t xml:space="preserve"> stimuli</w:t>
      </w:r>
      <w:r w:rsidRPr="008231D4">
        <w:rPr>
          <w:rFonts w:eastAsia="Arial" w:cs="Arial"/>
        </w:rPr>
        <w:t xml:space="preserve"> differing in intensity and </w:t>
      </w:r>
      <w:r w:rsidR="00663789" w:rsidRPr="008231D4">
        <w:rPr>
          <w:rFonts w:eastAsia="Arial" w:cs="Arial"/>
        </w:rPr>
        <w:t>wavelength (</w:t>
      </w:r>
      <w:r w:rsidRPr="008231D4">
        <w:rPr>
          <w:rFonts w:eastAsia="Arial" w:cs="Arial"/>
        </w:rPr>
        <w:t>spectral composition</w:t>
      </w:r>
      <w:r w:rsidR="00663789" w:rsidRPr="008231D4">
        <w:rPr>
          <w:rFonts w:eastAsia="Arial" w:cs="Arial"/>
        </w:rPr>
        <w:t>)</w:t>
      </w:r>
      <w:r w:rsidR="00052E88" w:rsidRPr="008231D4">
        <w:rPr>
          <w:rFonts w:eastAsia="Arial" w:cs="Arial"/>
        </w:rPr>
        <w:t>, sitting in front of the integrating sphere</w:t>
      </w:r>
      <w:r w:rsidR="00F702D6" w:rsidRPr="008231D4">
        <w:rPr>
          <w:rFonts w:eastAsia="Arial" w:cs="Arial"/>
        </w:rPr>
        <w:t xml:space="preserve"> and resting their head on a chinrest (</w:t>
      </w:r>
      <w:r w:rsidR="00B132F2" w:rsidRPr="001E6CBA">
        <w:rPr>
          <w:rFonts w:eastAsia="Arial" w:cs="Arial"/>
        </w:rPr>
        <w:fldChar w:fldCharType="begin"/>
      </w:r>
      <w:r w:rsidR="00B132F2" w:rsidRPr="001E6CBA">
        <w:rPr>
          <w:rFonts w:eastAsia="Arial" w:cs="Arial"/>
        </w:rPr>
        <w:instrText xml:space="preserve"> REF _Ref220593525 \h  \* MERGEFORMAT </w:instrText>
      </w:r>
      <w:r w:rsidR="00B132F2" w:rsidRPr="001E6CBA">
        <w:rPr>
          <w:rFonts w:eastAsia="Arial" w:cs="Arial"/>
        </w:rPr>
      </w:r>
      <w:r w:rsidR="00B132F2" w:rsidRPr="001E6CBA">
        <w:rPr>
          <w:rFonts w:eastAsia="Arial" w:cs="Arial"/>
        </w:rPr>
        <w:fldChar w:fldCharType="separate"/>
      </w:r>
      <w:r w:rsidR="00B132F2" w:rsidRPr="001E6CBA">
        <w:rPr>
          <w:rFonts w:cs="Arial"/>
        </w:rPr>
        <w:t xml:space="preserve">Figure </w:t>
      </w:r>
      <w:r w:rsidR="00B132F2" w:rsidRPr="001E6CBA">
        <w:rPr>
          <w:rFonts w:cs="Arial"/>
          <w:noProof/>
        </w:rPr>
        <w:t>3</w:t>
      </w:r>
      <w:r w:rsidR="00B132F2" w:rsidRPr="001E6CBA">
        <w:rPr>
          <w:rFonts w:eastAsia="Arial" w:cs="Arial"/>
        </w:rPr>
        <w:fldChar w:fldCharType="end"/>
      </w:r>
      <w:r w:rsidR="00F702D6" w:rsidRPr="001E6CBA">
        <w:rPr>
          <w:rFonts w:eastAsia="Arial" w:cs="Arial"/>
        </w:rPr>
        <w:t>)</w:t>
      </w:r>
      <w:r w:rsidRPr="001E6CBA">
        <w:rPr>
          <w:rFonts w:eastAsia="Arial" w:cs="Arial"/>
        </w:rPr>
        <w:t>.</w:t>
      </w:r>
      <w:r w:rsidRPr="008231D4">
        <w:rPr>
          <w:rFonts w:eastAsia="Arial" w:cs="Arial"/>
        </w:rPr>
        <w:t xml:space="preserve"> The participants will go through an initial 10-minute dark adaptation period, before presentation of the stimuli. </w:t>
      </w:r>
      <w:r w:rsidR="00CB406E" w:rsidRPr="008231D4">
        <w:rPr>
          <w:rFonts w:eastAsia="Arial" w:cs="Arial"/>
        </w:rPr>
        <w:t xml:space="preserve">Light exposure prior to the laboratory visits is not controlled for. </w:t>
      </w:r>
      <w:r w:rsidRPr="008231D4">
        <w:rPr>
          <w:rFonts w:eastAsia="Arial" w:cs="Arial"/>
        </w:rPr>
        <w:t xml:space="preserve">To avoid fixational eye movements, participants will </w:t>
      </w:r>
      <w:r w:rsidR="00775C0F" w:rsidRPr="008231D4">
        <w:rPr>
          <w:rFonts w:eastAsia="Arial" w:cs="Arial"/>
        </w:rPr>
        <w:t>be asked</w:t>
      </w:r>
      <w:r w:rsidRPr="008231D4">
        <w:rPr>
          <w:rFonts w:eastAsia="Arial" w:cs="Arial"/>
        </w:rPr>
        <w:t xml:space="preserve"> to fixate a point in front of them at the back of the sphere during the entirety of the trial. </w:t>
      </w:r>
      <w:r w:rsidR="006A5E9C" w:rsidRPr="008231D4">
        <w:rPr>
          <w:rFonts w:eastAsia="Arial" w:cs="Arial"/>
        </w:rPr>
        <w:t>The stimuli play in a counterbalanced manner</w:t>
      </w:r>
      <w:r w:rsidR="006A5E9C">
        <w:rPr>
          <w:rFonts w:eastAsia="Arial" w:cs="Arial"/>
        </w:rPr>
        <w:t>, defined by a de Bruijn sequence</w:t>
      </w:r>
      <w:r w:rsidR="006A5E9C">
        <w:rPr>
          <w:rFonts w:eastAsia="Arial" w:cs="Arial"/>
        </w:rPr>
        <w:fldChar w:fldCharType="begin"/>
      </w:r>
      <w:r w:rsidR="00882151">
        <w:rPr>
          <w:rFonts w:eastAsia="Arial" w:cs="Arial"/>
        </w:rPr>
        <w:instrText xml:space="preserve"> ADDIN ZOTERO_ITEM CSL_CITATION {"citationID":"IgJp6PNL","properties":{"unsorted":false,"formattedCitation":"\\super 32\\nosupersub{}","plainCitation":"32","noteIndex":0},"citationItems":[{"id":3668,"uris":["http://zotero.org/users/13639132/items/BC9QMVVF"],"itemData":{"id":3668,"type":"article-journal","container-title":"NeuroImage","DOI":"10.1016/j.neuroimage.2011.02.005","ISSN":"10538119","issue":"3","journalAbbreviation":"NeuroImage","language":"en","license":"https://www.elsevier.com/tdm/userlicense/1.0/","page":"1293-1300","source":"DOI.org (Crossref)","title":"de Bruijn cycles for neural decoding","volume":"56","author":[{"family":"Aguirre","given":"Geoffrey Karl"},{"family":"Mattar","given":"Marcelo Gomes"},{"family":"Magis-Weinberg","given":"Lucía"}],"issued":{"date-parts":[["2011",6]]}}}],"schema":"https://github.com/citation-style-language/schema/raw/master/csl-citation.json"} </w:instrText>
      </w:r>
      <w:r w:rsidR="006A5E9C">
        <w:rPr>
          <w:rFonts w:eastAsia="Arial" w:cs="Arial"/>
        </w:rPr>
        <w:fldChar w:fldCharType="separate"/>
      </w:r>
      <w:r w:rsidR="00882151" w:rsidRPr="00882151">
        <w:rPr>
          <w:rFonts w:cs="Arial"/>
          <w:vertAlign w:val="superscript"/>
        </w:rPr>
        <w:t>32</w:t>
      </w:r>
      <w:r w:rsidR="006A5E9C">
        <w:rPr>
          <w:rFonts w:eastAsia="Arial" w:cs="Arial"/>
        </w:rPr>
        <w:fldChar w:fldCharType="end"/>
      </w:r>
      <w:r w:rsidR="006A5E9C" w:rsidRPr="008231D4">
        <w:rPr>
          <w:rFonts w:eastAsia="Arial" w:cs="Arial"/>
        </w:rPr>
        <w:t xml:space="preserve"> – for each trial, the sequence is randomly chosen among pre-</w:t>
      </w:r>
      <w:r w:rsidR="006A5E9C">
        <w:rPr>
          <w:rFonts w:eastAsia="Arial" w:cs="Arial"/>
        </w:rPr>
        <w:t>generated</w:t>
      </w:r>
      <w:r w:rsidR="006A5E9C" w:rsidRPr="008231D4">
        <w:rPr>
          <w:rFonts w:eastAsia="Arial" w:cs="Arial"/>
        </w:rPr>
        <w:t xml:space="preserve"> counterbalanced sequences.</w:t>
      </w:r>
      <w:r w:rsidR="006A5E9C">
        <w:rPr>
          <w:rFonts w:eastAsia="Arial" w:cs="Arial"/>
        </w:rPr>
        <w:t xml:space="preserve"> </w:t>
      </w:r>
      <w:r w:rsidRPr="008231D4">
        <w:rPr>
          <w:rFonts w:eastAsia="Arial" w:cs="Arial"/>
        </w:rPr>
        <w:t xml:space="preserve">The stimuli are </w:t>
      </w:r>
      <w:r w:rsidR="00A012D5" w:rsidRPr="008231D4">
        <w:rPr>
          <w:rFonts w:eastAsia="Arial" w:cs="Arial"/>
        </w:rPr>
        <w:t>presented</w:t>
      </w:r>
      <w:r w:rsidRPr="008231D4">
        <w:rPr>
          <w:rFonts w:eastAsia="Arial" w:cs="Arial"/>
        </w:rPr>
        <w:t xml:space="preserve"> as follows: a 3-second </w:t>
      </w:r>
      <w:r w:rsidR="00EE7E23" w:rsidRPr="008231D4">
        <w:rPr>
          <w:rFonts w:eastAsia="Arial" w:cs="Arial"/>
        </w:rPr>
        <w:t xml:space="preserve">linear </w:t>
      </w:r>
      <w:r w:rsidRPr="008231D4">
        <w:rPr>
          <w:rFonts w:eastAsia="Arial" w:cs="Arial"/>
        </w:rPr>
        <w:t xml:space="preserve">ramp-up, a 30-second plateau, a 3-second </w:t>
      </w:r>
      <w:r w:rsidR="00EE7E23" w:rsidRPr="008231D4">
        <w:rPr>
          <w:rFonts w:eastAsia="Arial" w:cs="Arial"/>
        </w:rPr>
        <w:t xml:space="preserve">linear </w:t>
      </w:r>
      <w:r w:rsidRPr="008231D4">
        <w:rPr>
          <w:rFonts w:eastAsia="Arial" w:cs="Arial"/>
        </w:rPr>
        <w:t>ramp down, and a 60-second refractory dark period.</w:t>
      </w:r>
      <w:r w:rsidR="00644A2F" w:rsidRPr="008231D4">
        <w:rPr>
          <w:rFonts w:eastAsia="Arial" w:cs="Arial"/>
        </w:rPr>
        <w:t xml:space="preserve"> At each laboratory visit, participants will be shown light stimuli of</w:t>
      </w:r>
      <w:r w:rsidR="00271A7B" w:rsidRPr="008231D4">
        <w:rPr>
          <w:rFonts w:eastAsia="Arial" w:cs="Arial"/>
        </w:rPr>
        <w:t xml:space="preserve"> one of four </w:t>
      </w:r>
      <w:r w:rsidR="00AD3878" w:rsidRPr="008231D4">
        <w:rPr>
          <w:rFonts w:eastAsia="Arial" w:cs="Arial"/>
        </w:rPr>
        <w:t>pre</w:t>
      </w:r>
      <w:r w:rsidR="00A31B4F" w:rsidRPr="008231D4">
        <w:rPr>
          <w:rFonts w:eastAsia="Arial" w:cs="Arial"/>
        </w:rPr>
        <w:t>-</w:t>
      </w:r>
      <w:r w:rsidR="00271A7B" w:rsidRPr="008231D4">
        <w:rPr>
          <w:rFonts w:eastAsia="Arial" w:cs="Arial"/>
        </w:rPr>
        <w:t>set</w:t>
      </w:r>
      <w:r w:rsidR="00AD3878" w:rsidRPr="008231D4">
        <w:rPr>
          <w:rFonts w:eastAsia="Arial" w:cs="Arial"/>
        </w:rPr>
        <w:t>, log-spaced</w:t>
      </w:r>
      <w:r w:rsidR="00271A7B" w:rsidRPr="008231D4">
        <w:rPr>
          <w:rFonts w:eastAsia="Arial" w:cs="Arial"/>
        </w:rPr>
        <w:t xml:space="preserve"> intensity levels</w:t>
      </w:r>
      <w:r w:rsidR="00853636" w:rsidRPr="008231D4">
        <w:rPr>
          <w:rFonts w:eastAsia="Arial" w:cs="Arial"/>
        </w:rPr>
        <w:t xml:space="preserve"> (</w:t>
      </w:r>
      <w:r w:rsidR="0031672F" w:rsidRPr="008231D4">
        <w:rPr>
          <w:rFonts w:eastAsia="Arial" w:cs="Arial"/>
        </w:rPr>
        <w:t>0.06, 0.3</w:t>
      </w:r>
      <w:r w:rsidR="00E22E4A" w:rsidRPr="008231D4">
        <w:rPr>
          <w:rFonts w:eastAsia="Arial" w:cs="Arial"/>
        </w:rPr>
        <w:t>2, 1.6, 8.8 W.m</w:t>
      </w:r>
      <w:r w:rsidR="00E22E4A" w:rsidRPr="008231D4">
        <w:rPr>
          <w:rFonts w:eastAsia="Arial" w:cs="Arial"/>
          <w:vertAlign w:val="superscript"/>
        </w:rPr>
        <w:t>-2</w:t>
      </w:r>
      <w:r w:rsidR="00E22E4A" w:rsidRPr="008231D4">
        <w:rPr>
          <w:rFonts w:eastAsia="Arial" w:cs="Arial"/>
        </w:rPr>
        <w:t>)</w:t>
      </w:r>
      <w:r w:rsidR="00271A7B" w:rsidRPr="008231D4">
        <w:rPr>
          <w:rFonts w:eastAsia="Arial" w:cs="Arial"/>
        </w:rPr>
        <w:t>, in a random order</w:t>
      </w:r>
      <w:ins w:id="198" w:author="Lucien Bickerstaff" w:date="2026-02-02T13:38:00Z" w16du:dateUtc="2026-02-02T12:38:00Z">
        <w:r w:rsidR="3FDB367F" w:rsidRPr="3FDB367F">
          <w:rPr>
            <w:rFonts w:eastAsia="Arial" w:cs="Arial"/>
          </w:rPr>
          <w:t xml:space="preserve"> determine</w:t>
        </w:r>
      </w:ins>
      <w:ins w:id="199" w:author="Lucien Bickerstaff" w:date="2026-02-02T13:39:00Z" w16du:dateUtc="2026-02-02T12:39:00Z">
        <w:r w:rsidR="3FDB367F" w:rsidRPr="3FDB367F">
          <w:rPr>
            <w:rFonts w:eastAsia="Arial" w:cs="Arial"/>
          </w:rPr>
          <w:t>d programmatically for each participant during their first laboratory visit</w:t>
        </w:r>
      </w:ins>
      <w:r w:rsidR="00271A7B" w:rsidRPr="008231D4">
        <w:rPr>
          <w:rFonts w:eastAsia="Arial" w:cs="Arial"/>
        </w:rPr>
        <w:t>.</w:t>
      </w:r>
      <w:r w:rsidRPr="008231D4">
        <w:rPr>
          <w:rFonts w:eastAsia="Arial" w:cs="Arial"/>
        </w:rPr>
        <w:t xml:space="preserve"> Light stimuli will be generated using the </w:t>
      </w:r>
      <w:proofErr w:type="spellStart"/>
      <w:r w:rsidRPr="008231D4">
        <w:rPr>
          <w:rFonts w:eastAsia="Arial" w:cs="Arial"/>
        </w:rPr>
        <w:t>SpectraTune</w:t>
      </w:r>
      <w:proofErr w:type="spellEnd"/>
      <w:r w:rsidRPr="008231D4">
        <w:rPr>
          <w:rFonts w:eastAsia="Arial" w:cs="Arial"/>
        </w:rPr>
        <w:t xml:space="preserve"> Lab (</w:t>
      </w:r>
      <w:proofErr w:type="spellStart"/>
      <w:r w:rsidR="00DC058A" w:rsidRPr="008231D4">
        <w:rPr>
          <w:rFonts w:eastAsia="Arial" w:cs="Arial"/>
        </w:rPr>
        <w:t>Ledmotive</w:t>
      </w:r>
      <w:proofErr w:type="spellEnd"/>
      <w:r w:rsidR="00DC058A" w:rsidRPr="008231D4">
        <w:rPr>
          <w:rFonts w:eastAsia="Arial" w:cs="Arial"/>
        </w:rPr>
        <w:t xml:space="preserve"> Technologies S.L., Barcelona, Spain</w:t>
      </w:r>
      <w:r w:rsidRPr="008231D4">
        <w:rPr>
          <w:rFonts w:eastAsia="Arial" w:cs="Arial"/>
        </w:rPr>
        <w:t xml:space="preserve">) </w:t>
      </w:r>
      <w:r w:rsidR="00F25573" w:rsidRPr="008231D4">
        <w:rPr>
          <w:rFonts w:eastAsia="Arial" w:cs="Arial"/>
        </w:rPr>
        <w:t xml:space="preserve">10-primary </w:t>
      </w:r>
      <w:r w:rsidRPr="008231D4">
        <w:rPr>
          <w:rFonts w:eastAsia="Arial" w:cs="Arial"/>
        </w:rPr>
        <w:t>LED light source.</w:t>
      </w:r>
      <w:r w:rsidR="00F852AB" w:rsidRPr="008231D4">
        <w:rPr>
          <w:rFonts w:eastAsia="Arial" w:cs="Arial"/>
        </w:rPr>
        <w:t xml:space="preserve"> </w:t>
      </w:r>
      <w:ins w:id="200" w:author="Gastbenutzer" w:date="2026-02-03T19:00:00Z" w16du:dateUtc="2026-02-03T19:00:44Z">
        <w:r w:rsidR="00F852AB" w:rsidRPr="008231D4">
          <w:rPr>
            <w:rFonts w:eastAsia="Arial" w:cs="Arial"/>
          </w:rPr>
          <w:t>Six</w:t>
        </w:r>
      </w:ins>
      <w:del w:id="201" w:author="Gastbenutzer" w:date="2026-02-03T19:00:00Z" w16du:dateUtc="2026-02-03T19:00:41Z">
        <w:r w:rsidRPr="3FDB367F" w:rsidDel="3FDB367F">
          <w:rPr>
            <w:rFonts w:eastAsia="Arial" w:cs="Arial"/>
          </w:rPr>
          <w:delText>6</w:delText>
        </w:r>
      </w:del>
      <w:r w:rsidR="007E11C2" w:rsidRPr="008231D4">
        <w:rPr>
          <w:rFonts w:eastAsia="Arial" w:cs="Arial"/>
        </w:rPr>
        <w:t xml:space="preserve"> p</w:t>
      </w:r>
      <w:r w:rsidR="00F25573" w:rsidRPr="008231D4">
        <w:rPr>
          <w:rFonts w:eastAsia="Arial" w:cs="Arial"/>
        </w:rPr>
        <w:t xml:space="preserve">rimaries </w:t>
      </w:r>
      <w:r w:rsidR="007E11C2" w:rsidRPr="008231D4">
        <w:rPr>
          <w:rFonts w:eastAsia="Arial" w:cs="Arial"/>
        </w:rPr>
        <w:t xml:space="preserve">(#2 to #7) </w:t>
      </w:r>
      <w:r w:rsidR="00B84E0A" w:rsidRPr="008231D4">
        <w:rPr>
          <w:rFonts w:eastAsia="Arial" w:cs="Arial"/>
        </w:rPr>
        <w:t>will be</w:t>
      </w:r>
      <w:r w:rsidR="007E11C2" w:rsidRPr="008231D4">
        <w:rPr>
          <w:rFonts w:eastAsia="Arial" w:cs="Arial"/>
        </w:rPr>
        <w:t xml:space="preserve"> used, </w:t>
      </w:r>
      <w:r w:rsidR="000606B6" w:rsidRPr="008231D4">
        <w:rPr>
          <w:rFonts w:eastAsia="Arial" w:cs="Arial"/>
        </w:rPr>
        <w:t>with respective peak emission</w:t>
      </w:r>
      <w:r w:rsidR="00B84E0A" w:rsidRPr="008231D4">
        <w:rPr>
          <w:rFonts w:eastAsia="Arial" w:cs="Arial"/>
        </w:rPr>
        <w:t xml:space="preserve">s at 445, 465, 475, 505, 525 and 545 nm. </w:t>
      </w:r>
      <w:r w:rsidR="00CF55E8" w:rsidRPr="008231D4">
        <w:rPr>
          <w:rFonts w:eastAsia="Arial" w:cs="Arial"/>
        </w:rPr>
        <w:t xml:space="preserve">The primaries were chosen based on their melanopic excitation potential. </w:t>
      </w:r>
      <w:r w:rsidR="00F852AB" w:rsidRPr="008231D4">
        <w:rPr>
          <w:rFonts w:eastAsia="Arial" w:cs="Arial"/>
        </w:rPr>
        <w:t>Each stimulus was calibrated</w:t>
      </w:r>
      <w:r w:rsidR="00644A2F" w:rsidRPr="008231D4">
        <w:rPr>
          <w:rFonts w:eastAsia="Arial" w:cs="Arial"/>
        </w:rPr>
        <w:t xml:space="preserve"> so that so </w:t>
      </w:r>
      <w:r w:rsidR="00271A7B" w:rsidRPr="008231D4">
        <w:rPr>
          <w:rFonts w:eastAsia="Arial" w:cs="Arial"/>
        </w:rPr>
        <w:t xml:space="preserve">at </w:t>
      </w:r>
      <w:r w:rsidR="00644A2F" w:rsidRPr="008231D4">
        <w:rPr>
          <w:rFonts w:eastAsia="Arial" w:cs="Arial"/>
        </w:rPr>
        <w:t>each laboratory visit,</w:t>
      </w:r>
      <w:r w:rsidR="002B0736" w:rsidRPr="008231D4">
        <w:rPr>
          <w:rFonts w:eastAsia="Arial" w:cs="Arial"/>
        </w:rPr>
        <w:t xml:space="preserve"> </w:t>
      </w:r>
      <w:r w:rsidR="00271A7B" w:rsidRPr="008231D4">
        <w:rPr>
          <w:rFonts w:eastAsia="Arial" w:cs="Arial"/>
        </w:rPr>
        <w:t xml:space="preserve">all stimuli </w:t>
      </w:r>
      <w:r w:rsidR="003D4142" w:rsidRPr="008231D4">
        <w:rPr>
          <w:rFonts w:eastAsia="Arial" w:cs="Arial"/>
        </w:rPr>
        <w:t xml:space="preserve">from the </w:t>
      </w:r>
      <w:ins w:id="202" w:author="Gastbenutzer" w:date="2026-02-03T19:00:00Z" w16du:dateUtc="2026-02-03T19:00:56Z">
        <w:r w:rsidR="003D4142" w:rsidRPr="008231D4">
          <w:rPr>
            <w:rFonts w:eastAsia="Arial" w:cs="Arial"/>
          </w:rPr>
          <w:t>six</w:t>
        </w:r>
      </w:ins>
      <w:del w:id="203" w:author="Gastbenutzer" w:date="2026-02-03T19:00:00Z" w16du:dateUtc="2026-02-03T19:00:53Z">
        <w:r w:rsidRPr="3FDB367F" w:rsidDel="3FDB367F">
          <w:rPr>
            <w:rFonts w:eastAsia="Arial" w:cs="Arial"/>
          </w:rPr>
          <w:delText>6</w:delText>
        </w:r>
      </w:del>
      <w:r w:rsidR="003D4142" w:rsidRPr="008231D4">
        <w:rPr>
          <w:rFonts w:eastAsia="Arial" w:cs="Arial"/>
        </w:rPr>
        <w:t xml:space="preserve"> primaries </w:t>
      </w:r>
      <w:r w:rsidR="00271A7B" w:rsidRPr="008231D4">
        <w:rPr>
          <w:rFonts w:eastAsia="Arial" w:cs="Arial"/>
        </w:rPr>
        <w:t xml:space="preserve">are of a fixed </w:t>
      </w:r>
      <w:r w:rsidR="00441120" w:rsidRPr="008231D4">
        <w:rPr>
          <w:rFonts w:eastAsia="Arial" w:cs="Arial"/>
        </w:rPr>
        <w:t>irradiance (measured at eye level out of the sphere)</w:t>
      </w:r>
      <w:r w:rsidR="00395A9D" w:rsidRPr="008231D4">
        <w:rPr>
          <w:rFonts w:eastAsia="Arial" w:cs="Arial"/>
        </w:rPr>
        <w:t>, but of differing illuminance and melanopic EDI</w:t>
      </w:r>
      <w:r w:rsidR="003D4142" w:rsidRPr="008231D4">
        <w:rPr>
          <w:rFonts w:eastAsia="Arial" w:cs="Arial"/>
        </w:rPr>
        <w:t xml:space="preserve">. </w:t>
      </w:r>
      <w:commentRangeStart w:id="204"/>
      <w:r w:rsidR="003D4142" w:rsidRPr="008231D4">
        <w:rPr>
          <w:rFonts w:eastAsia="Arial" w:cs="Arial"/>
        </w:rPr>
        <w:t xml:space="preserve">The following design matrix summarises the </w:t>
      </w:r>
      <w:r w:rsidR="00E07C26" w:rsidRPr="008231D4">
        <w:rPr>
          <w:rFonts w:eastAsia="Arial" w:cs="Arial"/>
        </w:rPr>
        <w:t xml:space="preserve">described </w:t>
      </w:r>
      <w:r w:rsidR="0055471D" w:rsidRPr="008231D4">
        <w:rPr>
          <w:rFonts w:eastAsia="Arial" w:cs="Arial"/>
        </w:rPr>
        <w:t>experimental approach</w:t>
      </w:r>
      <w:r w:rsidR="001A5EF2" w:rsidRPr="008231D4">
        <w:rPr>
          <w:rFonts w:eastAsia="Arial" w:cs="Arial"/>
        </w:rPr>
        <w:t>.</w:t>
      </w:r>
      <w:commentRangeEnd w:id="204"/>
      <w:r w:rsidR="008B0EF0" w:rsidRPr="008231D4">
        <w:rPr>
          <w:rStyle w:val="CommentReference"/>
          <w:rFonts w:eastAsia="Arial" w:cs="Arial"/>
          <w:sz w:val="24"/>
          <w:szCs w:val="24"/>
        </w:rPr>
        <w:commentReference w:id="204"/>
      </w:r>
      <w:r w:rsidR="001A5EF2" w:rsidRPr="008231D4">
        <w:rPr>
          <w:rFonts w:eastAsia="Arial" w:cs="Arial"/>
        </w:rPr>
        <w:t xml:space="preserve"> The calibration data</w:t>
      </w:r>
      <w:r w:rsidR="005A4269" w:rsidRPr="008231D4">
        <w:rPr>
          <w:rFonts w:eastAsia="Arial" w:cs="Arial"/>
        </w:rPr>
        <w:t xml:space="preserve"> (carried out using a </w:t>
      </w:r>
      <w:proofErr w:type="spellStart"/>
      <w:r w:rsidR="00017D2C" w:rsidRPr="008231D4">
        <w:rPr>
          <w:rFonts w:eastAsia="Arial" w:cs="Arial"/>
        </w:rPr>
        <w:t>Spectraval</w:t>
      </w:r>
      <w:proofErr w:type="spellEnd"/>
      <w:r w:rsidR="00017D2C" w:rsidRPr="008231D4">
        <w:rPr>
          <w:rFonts w:eastAsia="Arial" w:cs="Arial"/>
        </w:rPr>
        <w:t xml:space="preserve"> 1511 spectroradiometer</w:t>
      </w:r>
      <w:r w:rsidR="00892C63" w:rsidRPr="008231D4">
        <w:rPr>
          <w:rFonts w:eastAsia="Arial" w:cs="Arial"/>
        </w:rPr>
        <w:t xml:space="preserve"> from JETI </w:t>
      </w:r>
      <w:proofErr w:type="spellStart"/>
      <w:r w:rsidR="00892C63" w:rsidRPr="008231D4">
        <w:rPr>
          <w:rFonts w:eastAsia="Arial" w:cs="Arial"/>
        </w:rPr>
        <w:t>Technische</w:t>
      </w:r>
      <w:proofErr w:type="spellEnd"/>
      <w:r w:rsidR="00892C63" w:rsidRPr="008231D4">
        <w:rPr>
          <w:rFonts w:eastAsia="Arial" w:cs="Arial"/>
        </w:rPr>
        <w:t xml:space="preserve"> </w:t>
      </w:r>
      <w:proofErr w:type="spellStart"/>
      <w:r w:rsidR="00892C63" w:rsidRPr="008231D4">
        <w:rPr>
          <w:rFonts w:eastAsia="Arial" w:cs="Arial"/>
        </w:rPr>
        <w:t>Instrumente</w:t>
      </w:r>
      <w:proofErr w:type="spellEnd"/>
      <w:r w:rsidR="00892C63" w:rsidRPr="008231D4">
        <w:rPr>
          <w:rFonts w:eastAsia="Arial" w:cs="Arial"/>
        </w:rPr>
        <w:t xml:space="preserve"> GmbH, Jena, Germany</w:t>
      </w:r>
      <w:r w:rsidR="00017D2C" w:rsidRPr="008231D4">
        <w:rPr>
          <w:rFonts w:eastAsia="Arial" w:cs="Arial"/>
        </w:rPr>
        <w:t>)</w:t>
      </w:r>
      <w:r w:rsidR="00027778" w:rsidRPr="008231D4">
        <w:rPr>
          <w:rFonts w:eastAsia="Arial" w:cs="Arial"/>
        </w:rPr>
        <w:t>, design matrix,</w:t>
      </w:r>
      <w:r w:rsidR="001A5EF2" w:rsidRPr="008231D4">
        <w:rPr>
          <w:rFonts w:eastAsia="Arial" w:cs="Arial"/>
        </w:rPr>
        <w:t xml:space="preserve"> and corresponding </w:t>
      </w:r>
      <w:r w:rsidR="00273345" w:rsidRPr="008231D4">
        <w:rPr>
          <w:rFonts w:eastAsia="Arial" w:cs="Arial"/>
        </w:rPr>
        <w:t xml:space="preserve">completed </w:t>
      </w:r>
      <w:commentRangeStart w:id="205"/>
      <w:r w:rsidR="001A5EF2" w:rsidRPr="008231D4">
        <w:rPr>
          <w:rFonts w:eastAsia="Arial" w:cs="Arial"/>
        </w:rPr>
        <w:t xml:space="preserve">ENLIGHT </w:t>
      </w:r>
      <w:commentRangeEnd w:id="205"/>
      <w:r w:rsidR="00B35F2B" w:rsidRPr="008231D4">
        <w:rPr>
          <w:rStyle w:val="CommentReference"/>
          <w:rFonts w:eastAsia="Arial" w:cs="Arial"/>
          <w:sz w:val="24"/>
          <w:szCs w:val="24"/>
        </w:rPr>
        <w:commentReference w:id="205"/>
      </w:r>
      <w:r w:rsidR="001A5EF2" w:rsidRPr="008231D4">
        <w:rPr>
          <w:rFonts w:eastAsia="Arial" w:cs="Arial"/>
        </w:rPr>
        <w:t>checklist</w:t>
      </w:r>
      <w:r w:rsidR="00EB00AC">
        <w:rPr>
          <w:rFonts w:eastAsia="Arial" w:cs="Arial"/>
        </w:rPr>
        <w:fldChar w:fldCharType="begin"/>
      </w:r>
      <w:r w:rsidR="00882151">
        <w:rPr>
          <w:rFonts w:eastAsia="Arial" w:cs="Arial"/>
        </w:rPr>
        <w:instrText xml:space="preserve"> ADDIN ZOTERO_ITEM CSL_CITATION {"citationID":"AEhwvXlz","properties":{"unsorted":false,"formattedCitation":"\\super 33\\nosupersub{}","plainCitation":"33","noteIndex":0},"citationItems":[{"id":4144,"uris":["http://zotero.org/users/13639132/items/VT6WX5KK"],"itemData":{"id":4144,"type":"article-journal","container-title":"eBioMedicine","DOI":"10.1016/j.ebiom.2023.104889","ISSN":"23523964","journalAbbreviation":"eBioMedicine","language":"en","page":"104889","source":"DOI.org (Crossref)","title":"ENLIGHT: A consensus checklist for reporting laboratory-based studies on the non-visual effects of light in humans","title-short":"ENLIGHT","volume":"98","author":[{"family":"Spitschan","given":"Manuel"},{"family":"Kervezee","given":"Laura"},{"family":"Lok","given":"Renske"},{"family":"McGlashan","given":"Elise"},{"family":"Najjar","given":"Raymond P."},{"family":"Allen","given":"Annette E."},{"family":"Andersen","given":"Marilyne"},{"family":"Bará","given":"Salvador"},{"family":"Blattner","given":"Peter"},{"family":"Blume","given":"Christine"},{"family":"Boivin","given":"Diane B."},{"family":"Bonmatí-Carrión","given":"María-Ángeles"},{"family":"Broszio","given":"Kai"},{"family":"Brown","given":"Timothy M."},{"family":"Chellappa","given":"Sarah Laxhmi"},{"family":"Duffy","given":"Jeanne F."},{"family":"Eto","given":"Taisuke"},{"family":"Flynn-Evans","given":"Erin"},{"family":"Fotios","given":"Steve"},{"family":"Gabel","given":"Virginie"},{"family":"Garbazza","given":"Corrado"},{"family":"Glickman","given":"Gena"},{"family":"Gordijn","given":"Marijke C."},{"family":"Hanifin","given":"John P."},{"family":"Hartstein","given":"Lauren"},{"family":"Herf","given":"Michael"},{"family":"Higuchi","given":"Shigekazu"},{"family":"Hilditch","given":"Cassie J."},{"family":"Houser","given":"Kevin W."},{"family":"Hurlbert","given":"Anya"},{"family":"LeBourgeois","given":"Monique K."},{"family":"Lockley","given":"Steven"},{"family":"Lucas","given":"Robert"},{"family":"Moreno","given":"Claudia R.C."},{"family":"Münch","given":"Mirjam"},{"family":"Mure","given":"Ludovic S."},{"family":"Peirson","given":"Stuart"},{"family":"Rahman","given":"Shadab"},{"family":"Revell","given":"Victoria L."},{"family":"Rodriguez","given":"Roberto G."},{"family":"Roecklein","given":"Kathryn"},{"family":"Rukmini","given":"A.V."},{"family":"Sammarco","given":"John"},{"family":"Santhi","given":"Nayantara"},{"family":"Schlangen","given":"Luc J.M."},{"family":"Schöllhorn","given":"Isabel"},{"family":"Sharkey","given":"Katherine M."},{"family":"Skene","given":"Debra J."},{"family":"Sletten","given":"Tracey L."},{"family":"Smolders","given":"Karin C.H.J."},{"family":"Stefani","given":"Oliver"},{"family":"Stone","given":"Julia E."},{"family":"Teikari","given":"Petteri"},{"family":"Terman","given":"Michael"},{"family":"Quoc","given":"Khanh Tran"},{"family":"Tsubota","given":"Kazuo"},{"family":"Udovicic","given":"Ljiljana"},{"family":"Vandewalle","given":"Gilles"},{"family":"Veitch","given":"Jennifer A."},{"literal":"CélineVetter"},{"family":"Wu","given":"Lisa M."},{"family":"Zauner","given":"Johannes"},{"family":"Zeitzer","given":"Jamie"}],"issued":{"date-parts":[["2023",12]]}}}],"schema":"https://github.com/citation-style-language/schema/raw/master/csl-citation.json"} </w:instrText>
      </w:r>
      <w:r w:rsidR="00EB00AC">
        <w:rPr>
          <w:rFonts w:eastAsia="Arial" w:cs="Arial"/>
        </w:rPr>
        <w:fldChar w:fldCharType="separate"/>
      </w:r>
      <w:r w:rsidR="00882151" w:rsidRPr="00882151">
        <w:rPr>
          <w:rFonts w:cs="Arial"/>
          <w:vertAlign w:val="superscript"/>
        </w:rPr>
        <w:t>33</w:t>
      </w:r>
      <w:r w:rsidR="00EB00AC">
        <w:rPr>
          <w:rFonts w:eastAsia="Arial" w:cs="Arial"/>
        </w:rPr>
        <w:fldChar w:fldCharType="end"/>
      </w:r>
      <w:r w:rsidR="00273345" w:rsidRPr="008231D4">
        <w:rPr>
          <w:rFonts w:eastAsia="Arial" w:cs="Arial"/>
        </w:rPr>
        <w:t xml:space="preserve"> are available on the associated GitHub repository</w:t>
      </w:r>
      <w:ins w:id="206" w:author="Lucien Bickerstaff" w:date="2026-02-06T12:20:00Z" w16du:dateUtc="2026-02-06T11:20:00Z">
        <w:r w:rsidR="00A234C8">
          <w:rPr>
            <w:rFonts w:eastAsia="Arial" w:cs="Arial"/>
          </w:rPr>
          <w:t xml:space="preserve"> </w:t>
        </w:r>
        <w:r w:rsidR="00A234C8" w:rsidRPr="0046697E">
          <w:rPr>
            <w:rFonts w:eastAsia="Arial" w:cs="Arial"/>
          </w:rPr>
          <w:t>(</w:t>
        </w:r>
        <w:r w:rsidR="00A234C8" w:rsidRPr="009A56DC">
          <w:rPr>
            <w:rFonts w:eastAsia="Arial" w:cs="Arial"/>
          </w:rPr>
          <w:t>https://github.com/tscnlab/BickerstaffEtAl_PCIRRStage1_2026</w:t>
        </w:r>
        <w:r w:rsidR="00A234C8" w:rsidRPr="0046697E">
          <w:rPr>
            <w:rFonts w:eastAsia="Arial" w:cs="Arial"/>
          </w:rPr>
          <w:t>)</w:t>
        </w:r>
      </w:ins>
      <w:r w:rsidR="00273345" w:rsidRPr="008231D4">
        <w:rPr>
          <w:rFonts w:eastAsia="Arial" w:cs="Arial"/>
        </w:rPr>
        <w:t>.</w:t>
      </w:r>
    </w:p>
    <w:p w14:paraId="48451B98" w14:textId="77777777" w:rsidR="00B32A28" w:rsidRPr="008231D4" w:rsidRDefault="00B32A28" w:rsidP="00B32A28"/>
    <w:p w14:paraId="4AA197CF" w14:textId="4CA41819" w:rsidR="007B1B8D" w:rsidRPr="005533F1" w:rsidRDefault="007B1B8D" w:rsidP="005533F1">
      <w:pPr>
        <w:pStyle w:val="Caption"/>
      </w:pPr>
      <w:bookmarkStart w:id="207" w:name="_Ref220685068"/>
      <w:bookmarkStart w:id="208" w:name="_Ref220685056"/>
      <w:r w:rsidRPr="005533F1">
        <w:t xml:space="preserve">Table </w:t>
      </w:r>
      <w:r w:rsidRPr="005533F1">
        <w:fldChar w:fldCharType="begin"/>
      </w:r>
      <w:r w:rsidRPr="005533F1">
        <w:instrText xml:space="preserve"> SEQ Table \* ARABIC </w:instrText>
      </w:r>
      <w:r w:rsidRPr="005533F1">
        <w:fldChar w:fldCharType="separate"/>
      </w:r>
      <w:r w:rsidR="005F2991" w:rsidRPr="005533F1">
        <w:t>3</w:t>
      </w:r>
      <w:r w:rsidRPr="005533F1">
        <w:fldChar w:fldCharType="end"/>
      </w:r>
      <w:bookmarkEnd w:id="207"/>
      <w:r w:rsidRPr="005533F1">
        <w:t xml:space="preserve">. </w:t>
      </w:r>
      <w:r w:rsidR="00BC0C05" w:rsidRPr="005533F1">
        <w:t>L</w:t>
      </w:r>
      <w:r w:rsidR="00001B4D" w:rsidRPr="005533F1">
        <w:t>ight stimuli</w:t>
      </w:r>
      <w:r w:rsidR="003D74C6" w:rsidRPr="005533F1">
        <w:t xml:space="preserve"> </w:t>
      </w:r>
      <w:r w:rsidR="003B2CE4" w:rsidRPr="005533F1">
        <w:t>properties</w:t>
      </w:r>
      <w:r w:rsidR="00001B4D" w:rsidRPr="005533F1">
        <w:t>.</w:t>
      </w:r>
      <w:bookmarkEnd w:id="208"/>
    </w:p>
    <w:tbl>
      <w:tblPr>
        <w:tblStyle w:val="TableGrid"/>
        <w:tblW w:w="0" w:type="auto"/>
        <w:tblLayout w:type="fixed"/>
        <w:tblLook w:val="04A0" w:firstRow="1" w:lastRow="0" w:firstColumn="1" w:lastColumn="0" w:noHBand="0" w:noVBand="1"/>
      </w:tblPr>
      <w:tblGrid>
        <w:gridCol w:w="578"/>
        <w:gridCol w:w="887"/>
        <w:gridCol w:w="1224"/>
        <w:gridCol w:w="1134"/>
        <w:gridCol w:w="1021"/>
        <w:gridCol w:w="1105"/>
        <w:gridCol w:w="1276"/>
        <w:gridCol w:w="998"/>
        <w:gridCol w:w="1127"/>
      </w:tblGrid>
      <w:tr w:rsidR="003924ED" w:rsidRPr="003924ED" w14:paraId="5DFAE84C" w14:textId="77777777" w:rsidTr="3FDB367F">
        <w:trPr>
          <w:trHeight w:val="57"/>
        </w:trPr>
        <w:tc>
          <w:tcPr>
            <w:tcW w:w="578" w:type="dxa"/>
            <w:vAlign w:val="center"/>
          </w:tcPr>
          <w:p w14:paraId="52338972" w14:textId="0924C5EC" w:rsidR="003924ED" w:rsidRPr="00062191" w:rsidRDefault="003924ED" w:rsidP="00062191">
            <w:pPr>
              <w:jc w:val="center"/>
              <w:rPr>
                <w:rFonts w:cs="Arial"/>
                <w:b/>
                <w:bCs/>
                <w:sz w:val="18"/>
                <w:szCs w:val="18"/>
              </w:rPr>
            </w:pPr>
            <w:r w:rsidRPr="00062191">
              <w:rPr>
                <w:rFonts w:cs="Arial"/>
                <w:b/>
                <w:bCs/>
                <w:sz w:val="18"/>
                <w:szCs w:val="18"/>
              </w:rPr>
              <w:t>Lab</w:t>
            </w:r>
          </w:p>
          <w:p w14:paraId="1E2CB621" w14:textId="77777777" w:rsidR="003924ED" w:rsidRPr="00062191" w:rsidRDefault="003924ED" w:rsidP="00062191">
            <w:pPr>
              <w:jc w:val="center"/>
              <w:rPr>
                <w:rFonts w:cs="Arial"/>
                <w:b/>
                <w:bCs/>
                <w:sz w:val="18"/>
                <w:szCs w:val="18"/>
              </w:rPr>
            </w:pPr>
            <w:r w:rsidRPr="00062191">
              <w:rPr>
                <w:rFonts w:cs="Arial"/>
                <w:b/>
                <w:bCs/>
                <w:sz w:val="18"/>
                <w:szCs w:val="18"/>
              </w:rPr>
              <w:t>visit</w:t>
            </w:r>
          </w:p>
        </w:tc>
        <w:tc>
          <w:tcPr>
            <w:tcW w:w="887" w:type="dxa"/>
            <w:vAlign w:val="center"/>
          </w:tcPr>
          <w:p w14:paraId="3453D00E" w14:textId="77777777" w:rsidR="003924ED" w:rsidRPr="00062191" w:rsidRDefault="003924ED" w:rsidP="00062191">
            <w:pPr>
              <w:jc w:val="center"/>
              <w:rPr>
                <w:rFonts w:cs="Arial"/>
                <w:b/>
                <w:bCs/>
                <w:sz w:val="18"/>
                <w:szCs w:val="18"/>
              </w:rPr>
            </w:pPr>
            <w:r w:rsidRPr="00062191">
              <w:rPr>
                <w:rFonts w:cs="Arial"/>
                <w:b/>
                <w:bCs/>
                <w:sz w:val="18"/>
                <w:szCs w:val="18"/>
              </w:rPr>
              <w:t>Primary</w:t>
            </w:r>
          </w:p>
        </w:tc>
        <w:tc>
          <w:tcPr>
            <w:tcW w:w="1224" w:type="dxa"/>
            <w:vAlign w:val="center"/>
          </w:tcPr>
          <w:p w14:paraId="0E61682E" w14:textId="77777777" w:rsidR="003924ED" w:rsidRPr="00062191" w:rsidRDefault="003924ED" w:rsidP="00062191">
            <w:pPr>
              <w:jc w:val="center"/>
              <w:rPr>
                <w:rFonts w:cs="Arial"/>
                <w:b/>
                <w:bCs/>
                <w:sz w:val="18"/>
                <w:szCs w:val="18"/>
              </w:rPr>
            </w:pPr>
            <w:r w:rsidRPr="00062191">
              <w:rPr>
                <w:rFonts w:cs="Arial"/>
                <w:b/>
                <w:bCs/>
                <w:sz w:val="18"/>
                <w:szCs w:val="18"/>
              </w:rPr>
              <w:t>Peak wavelength [nm]</w:t>
            </w:r>
          </w:p>
        </w:tc>
        <w:tc>
          <w:tcPr>
            <w:tcW w:w="1134" w:type="dxa"/>
            <w:vAlign w:val="center"/>
          </w:tcPr>
          <w:p w14:paraId="49E65DF0" w14:textId="77777777" w:rsidR="003924ED" w:rsidRPr="00062191" w:rsidRDefault="003924ED" w:rsidP="00062191">
            <w:pPr>
              <w:jc w:val="center"/>
              <w:rPr>
                <w:rFonts w:cs="Arial"/>
                <w:b/>
                <w:bCs/>
                <w:sz w:val="18"/>
                <w:szCs w:val="18"/>
              </w:rPr>
            </w:pPr>
            <w:r w:rsidRPr="00062191">
              <w:rPr>
                <w:rFonts w:cs="Arial"/>
                <w:b/>
                <w:bCs/>
                <w:sz w:val="18"/>
                <w:szCs w:val="18"/>
              </w:rPr>
              <w:t>Colour</w:t>
            </w:r>
          </w:p>
        </w:tc>
        <w:tc>
          <w:tcPr>
            <w:tcW w:w="1021" w:type="dxa"/>
            <w:vAlign w:val="center"/>
          </w:tcPr>
          <w:p w14:paraId="25AEA6FE" w14:textId="77777777" w:rsidR="003924ED" w:rsidRPr="00062191" w:rsidRDefault="003924ED" w:rsidP="00062191">
            <w:pPr>
              <w:jc w:val="center"/>
              <w:rPr>
                <w:rFonts w:cs="Arial"/>
                <w:b/>
                <w:bCs/>
                <w:sz w:val="18"/>
                <w:szCs w:val="18"/>
              </w:rPr>
            </w:pPr>
            <w:r w:rsidRPr="00062191">
              <w:rPr>
                <w:rFonts w:cs="Arial"/>
                <w:b/>
                <w:bCs/>
                <w:sz w:val="18"/>
                <w:szCs w:val="18"/>
              </w:rPr>
              <w:t>Light source setting (0-4095)</w:t>
            </w:r>
          </w:p>
        </w:tc>
        <w:tc>
          <w:tcPr>
            <w:tcW w:w="1105" w:type="dxa"/>
            <w:vAlign w:val="center"/>
          </w:tcPr>
          <w:p w14:paraId="384919D8" w14:textId="77777777" w:rsidR="003924ED" w:rsidRPr="00062191" w:rsidRDefault="003924ED" w:rsidP="00062191">
            <w:pPr>
              <w:jc w:val="center"/>
              <w:rPr>
                <w:rFonts w:cs="Arial"/>
                <w:b/>
                <w:bCs/>
                <w:sz w:val="18"/>
                <w:szCs w:val="18"/>
              </w:rPr>
            </w:pPr>
            <w:r w:rsidRPr="00062191">
              <w:rPr>
                <w:rFonts w:cs="Arial"/>
                <w:b/>
                <w:bCs/>
                <w:sz w:val="18"/>
                <w:szCs w:val="18"/>
              </w:rPr>
              <w:t>Irradiance [W/sqm] (380-780nm)</w:t>
            </w:r>
          </w:p>
        </w:tc>
        <w:tc>
          <w:tcPr>
            <w:tcW w:w="1276" w:type="dxa"/>
            <w:vAlign w:val="center"/>
          </w:tcPr>
          <w:p w14:paraId="67713674" w14:textId="77777777" w:rsidR="003924ED" w:rsidRPr="00062191" w:rsidRDefault="003924ED" w:rsidP="00062191">
            <w:pPr>
              <w:jc w:val="center"/>
              <w:rPr>
                <w:rFonts w:cs="Arial"/>
                <w:b/>
                <w:bCs/>
                <w:sz w:val="18"/>
                <w:szCs w:val="18"/>
              </w:rPr>
            </w:pPr>
            <w:r w:rsidRPr="00062191">
              <w:rPr>
                <w:rFonts w:cs="Arial"/>
                <w:b/>
                <w:bCs/>
                <w:sz w:val="18"/>
                <w:szCs w:val="18"/>
              </w:rPr>
              <w:t>Illuminance [lx]</w:t>
            </w:r>
          </w:p>
        </w:tc>
        <w:tc>
          <w:tcPr>
            <w:tcW w:w="998" w:type="dxa"/>
            <w:vAlign w:val="center"/>
          </w:tcPr>
          <w:p w14:paraId="7D42E8D0" w14:textId="77777777" w:rsidR="003924ED" w:rsidRPr="00062191" w:rsidRDefault="003924ED" w:rsidP="00062191">
            <w:pPr>
              <w:jc w:val="center"/>
              <w:rPr>
                <w:rFonts w:cs="Arial"/>
                <w:b/>
                <w:bCs/>
                <w:sz w:val="18"/>
                <w:szCs w:val="18"/>
              </w:rPr>
            </w:pPr>
            <w:r w:rsidRPr="00062191">
              <w:rPr>
                <w:rFonts w:cs="Arial"/>
                <w:b/>
                <w:bCs/>
                <w:sz w:val="18"/>
                <w:szCs w:val="18"/>
              </w:rPr>
              <w:t>Mel EDI [lx]</w:t>
            </w:r>
          </w:p>
        </w:tc>
        <w:tc>
          <w:tcPr>
            <w:tcW w:w="1127" w:type="dxa"/>
            <w:vAlign w:val="center"/>
          </w:tcPr>
          <w:p w14:paraId="0AEA6A41" w14:textId="77777777" w:rsidR="003924ED" w:rsidRPr="00062191" w:rsidRDefault="003924ED" w:rsidP="00062191">
            <w:pPr>
              <w:jc w:val="center"/>
              <w:rPr>
                <w:rFonts w:cs="Arial"/>
                <w:b/>
                <w:bCs/>
                <w:sz w:val="18"/>
                <w:szCs w:val="18"/>
              </w:rPr>
            </w:pPr>
            <w:r w:rsidRPr="00062191">
              <w:rPr>
                <w:rFonts w:cs="Arial"/>
                <w:b/>
                <w:bCs/>
                <w:sz w:val="18"/>
                <w:szCs w:val="18"/>
              </w:rPr>
              <w:t>Melanopic to photopic ratio</w:t>
            </w:r>
          </w:p>
        </w:tc>
      </w:tr>
      <w:tr w:rsidR="003924ED" w:rsidRPr="003924ED" w14:paraId="22257050" w14:textId="77777777" w:rsidTr="3FDB367F">
        <w:trPr>
          <w:trHeight w:val="57"/>
        </w:trPr>
        <w:tc>
          <w:tcPr>
            <w:tcW w:w="578" w:type="dxa"/>
            <w:vMerge w:val="restart"/>
            <w:vAlign w:val="center"/>
          </w:tcPr>
          <w:p w14:paraId="7DAE9DA6" w14:textId="77777777" w:rsidR="003924ED" w:rsidRPr="003924ED" w:rsidRDefault="003924ED" w:rsidP="00062191">
            <w:pPr>
              <w:jc w:val="center"/>
              <w:rPr>
                <w:rFonts w:cs="Arial"/>
                <w:sz w:val="18"/>
                <w:szCs w:val="18"/>
              </w:rPr>
            </w:pPr>
            <w:r w:rsidRPr="003924ED">
              <w:rPr>
                <w:rFonts w:cs="Arial"/>
                <w:sz w:val="18"/>
                <w:szCs w:val="18"/>
              </w:rPr>
              <w:t>1</w:t>
            </w:r>
          </w:p>
        </w:tc>
        <w:tc>
          <w:tcPr>
            <w:tcW w:w="887" w:type="dxa"/>
            <w:vAlign w:val="center"/>
          </w:tcPr>
          <w:p w14:paraId="2EE2D4AE" w14:textId="77777777" w:rsidR="003924ED" w:rsidRPr="003924ED" w:rsidRDefault="003924ED" w:rsidP="00062191">
            <w:pPr>
              <w:jc w:val="center"/>
              <w:rPr>
                <w:rFonts w:cs="Arial"/>
                <w:sz w:val="18"/>
                <w:szCs w:val="18"/>
              </w:rPr>
            </w:pPr>
            <w:r w:rsidRPr="003924ED">
              <w:rPr>
                <w:rFonts w:cs="Arial"/>
                <w:sz w:val="18"/>
                <w:szCs w:val="18"/>
              </w:rPr>
              <w:t>2</w:t>
            </w:r>
          </w:p>
        </w:tc>
        <w:tc>
          <w:tcPr>
            <w:tcW w:w="1224" w:type="dxa"/>
            <w:vAlign w:val="center"/>
          </w:tcPr>
          <w:p w14:paraId="4F05D5ED" w14:textId="77777777" w:rsidR="003924ED" w:rsidRPr="003924ED" w:rsidRDefault="003924ED" w:rsidP="00062191">
            <w:pPr>
              <w:jc w:val="center"/>
              <w:rPr>
                <w:rFonts w:cs="Arial"/>
                <w:sz w:val="18"/>
                <w:szCs w:val="18"/>
              </w:rPr>
            </w:pPr>
            <w:r w:rsidRPr="003924ED">
              <w:rPr>
                <w:rFonts w:cs="Arial"/>
                <w:sz w:val="18"/>
                <w:szCs w:val="18"/>
              </w:rPr>
              <w:t>445</w:t>
            </w:r>
          </w:p>
        </w:tc>
        <w:tc>
          <w:tcPr>
            <w:tcW w:w="1134" w:type="dxa"/>
            <w:vAlign w:val="center"/>
          </w:tcPr>
          <w:p w14:paraId="2DECC036" w14:textId="77777777" w:rsidR="003924ED" w:rsidRPr="003924ED" w:rsidRDefault="003924ED" w:rsidP="00062191">
            <w:pPr>
              <w:jc w:val="center"/>
              <w:rPr>
                <w:rFonts w:cs="Arial"/>
                <w:sz w:val="18"/>
                <w:szCs w:val="18"/>
              </w:rPr>
            </w:pPr>
            <w:r w:rsidRPr="003924ED">
              <w:rPr>
                <w:rFonts w:cs="Arial"/>
                <w:sz w:val="18"/>
                <w:szCs w:val="18"/>
              </w:rPr>
              <w:t>Royal blue</w:t>
            </w:r>
          </w:p>
        </w:tc>
        <w:tc>
          <w:tcPr>
            <w:tcW w:w="1021" w:type="dxa"/>
            <w:vAlign w:val="center"/>
          </w:tcPr>
          <w:p w14:paraId="6E96ACA9" w14:textId="77777777" w:rsidR="003924ED" w:rsidRPr="003924ED" w:rsidRDefault="003924ED" w:rsidP="00062191">
            <w:pPr>
              <w:jc w:val="center"/>
              <w:rPr>
                <w:rFonts w:cs="Arial"/>
                <w:sz w:val="18"/>
                <w:szCs w:val="18"/>
              </w:rPr>
            </w:pPr>
            <w:r w:rsidRPr="003924ED">
              <w:rPr>
                <w:rFonts w:cs="Arial"/>
                <w:sz w:val="18"/>
                <w:szCs w:val="18"/>
              </w:rPr>
              <w:t>38</w:t>
            </w:r>
          </w:p>
        </w:tc>
        <w:tc>
          <w:tcPr>
            <w:tcW w:w="1105" w:type="dxa"/>
            <w:vAlign w:val="center"/>
          </w:tcPr>
          <w:p w14:paraId="256AAF74" w14:textId="77777777" w:rsidR="003924ED" w:rsidRPr="003924ED" w:rsidRDefault="003924ED" w:rsidP="00062191">
            <w:pPr>
              <w:jc w:val="center"/>
              <w:rPr>
                <w:rFonts w:cs="Arial"/>
                <w:sz w:val="18"/>
                <w:szCs w:val="18"/>
              </w:rPr>
            </w:pPr>
            <w:r w:rsidRPr="003924ED">
              <w:rPr>
                <w:rFonts w:cs="Arial"/>
                <w:sz w:val="18"/>
                <w:szCs w:val="18"/>
              </w:rPr>
              <w:t>0.062</w:t>
            </w:r>
          </w:p>
        </w:tc>
        <w:tc>
          <w:tcPr>
            <w:tcW w:w="1276" w:type="dxa"/>
            <w:vAlign w:val="center"/>
          </w:tcPr>
          <w:p w14:paraId="08D9C9BD" w14:textId="77777777" w:rsidR="003924ED" w:rsidRPr="003924ED" w:rsidRDefault="003924ED" w:rsidP="00062191">
            <w:pPr>
              <w:jc w:val="center"/>
              <w:rPr>
                <w:rFonts w:cs="Arial"/>
                <w:sz w:val="18"/>
                <w:szCs w:val="18"/>
              </w:rPr>
            </w:pPr>
            <w:r w:rsidRPr="003924ED">
              <w:rPr>
                <w:rFonts w:cs="Arial"/>
                <w:sz w:val="18"/>
                <w:szCs w:val="18"/>
              </w:rPr>
              <w:t>2.032</w:t>
            </w:r>
          </w:p>
        </w:tc>
        <w:tc>
          <w:tcPr>
            <w:tcW w:w="998" w:type="dxa"/>
            <w:vAlign w:val="center"/>
          </w:tcPr>
          <w:p w14:paraId="261D0DE9" w14:textId="77777777" w:rsidR="003924ED" w:rsidRPr="003924ED" w:rsidRDefault="003924ED" w:rsidP="00062191">
            <w:pPr>
              <w:jc w:val="center"/>
              <w:rPr>
                <w:rFonts w:cs="Arial"/>
                <w:sz w:val="18"/>
                <w:szCs w:val="18"/>
              </w:rPr>
            </w:pPr>
            <w:r w:rsidRPr="003924ED">
              <w:rPr>
                <w:rFonts w:cs="Arial"/>
                <w:sz w:val="18"/>
                <w:szCs w:val="18"/>
              </w:rPr>
              <w:t>20.085</w:t>
            </w:r>
          </w:p>
        </w:tc>
        <w:tc>
          <w:tcPr>
            <w:tcW w:w="1127" w:type="dxa"/>
            <w:vAlign w:val="center"/>
          </w:tcPr>
          <w:p w14:paraId="43AB6A9A" w14:textId="77777777" w:rsidR="003924ED" w:rsidRPr="003924ED" w:rsidRDefault="003924ED" w:rsidP="00062191">
            <w:pPr>
              <w:jc w:val="center"/>
              <w:rPr>
                <w:rFonts w:cs="Arial"/>
                <w:sz w:val="18"/>
                <w:szCs w:val="18"/>
              </w:rPr>
            </w:pPr>
            <w:r w:rsidRPr="003924ED">
              <w:rPr>
                <w:rFonts w:cs="Arial"/>
                <w:sz w:val="18"/>
                <w:szCs w:val="18"/>
              </w:rPr>
              <w:t>9.884</w:t>
            </w:r>
          </w:p>
        </w:tc>
      </w:tr>
      <w:tr w:rsidR="003924ED" w:rsidRPr="003924ED" w14:paraId="11C685E5" w14:textId="77777777" w:rsidTr="3FDB367F">
        <w:trPr>
          <w:trHeight w:val="57"/>
        </w:trPr>
        <w:tc>
          <w:tcPr>
            <w:tcW w:w="578" w:type="dxa"/>
            <w:vMerge/>
            <w:vAlign w:val="center"/>
          </w:tcPr>
          <w:p w14:paraId="115262CA" w14:textId="77777777" w:rsidR="003924ED" w:rsidRPr="003924ED" w:rsidRDefault="003924ED">
            <w:pPr>
              <w:jc w:val="center"/>
              <w:rPr>
                <w:rFonts w:cs="Arial"/>
                <w:sz w:val="18"/>
                <w:szCs w:val="18"/>
              </w:rPr>
              <w:pPrChange w:id="209" w:author="Lucien Bickerstaff" w:date="2026-02-02T15:56:00Z" w16du:dateUtc="2026-02-02T14:56:00Z">
                <w:pPr>
                  <w:spacing w:after="160"/>
                </w:pPr>
              </w:pPrChange>
            </w:pPr>
          </w:p>
        </w:tc>
        <w:tc>
          <w:tcPr>
            <w:tcW w:w="887" w:type="dxa"/>
            <w:vAlign w:val="center"/>
          </w:tcPr>
          <w:p w14:paraId="20A49BED" w14:textId="77777777" w:rsidR="003924ED" w:rsidRPr="003924ED" w:rsidRDefault="003924ED">
            <w:pPr>
              <w:jc w:val="center"/>
              <w:rPr>
                <w:rFonts w:cs="Arial"/>
                <w:sz w:val="18"/>
                <w:szCs w:val="18"/>
              </w:rPr>
              <w:pPrChange w:id="210" w:author="Lucien Bickerstaff" w:date="2026-02-02T15:56:00Z" w16du:dateUtc="2026-02-02T14:56:00Z">
                <w:pPr>
                  <w:spacing w:after="160"/>
                </w:pPr>
              </w:pPrChange>
            </w:pPr>
            <w:r w:rsidRPr="003924ED">
              <w:rPr>
                <w:rFonts w:cs="Arial"/>
                <w:sz w:val="18"/>
                <w:szCs w:val="18"/>
              </w:rPr>
              <w:t>3</w:t>
            </w:r>
          </w:p>
        </w:tc>
        <w:tc>
          <w:tcPr>
            <w:tcW w:w="1224" w:type="dxa"/>
            <w:vAlign w:val="center"/>
          </w:tcPr>
          <w:p w14:paraId="65FEA3F1" w14:textId="77777777" w:rsidR="003924ED" w:rsidRPr="003924ED" w:rsidRDefault="003924ED">
            <w:pPr>
              <w:jc w:val="center"/>
              <w:rPr>
                <w:rFonts w:cs="Arial"/>
                <w:sz w:val="18"/>
                <w:szCs w:val="18"/>
              </w:rPr>
              <w:pPrChange w:id="211" w:author="Lucien Bickerstaff" w:date="2026-02-02T15:56:00Z" w16du:dateUtc="2026-02-02T14:56:00Z">
                <w:pPr>
                  <w:spacing w:after="160"/>
                </w:pPr>
              </w:pPrChange>
            </w:pPr>
            <w:r w:rsidRPr="003924ED">
              <w:rPr>
                <w:rFonts w:cs="Arial"/>
                <w:sz w:val="18"/>
                <w:szCs w:val="18"/>
              </w:rPr>
              <w:t>465</w:t>
            </w:r>
          </w:p>
        </w:tc>
        <w:tc>
          <w:tcPr>
            <w:tcW w:w="1134" w:type="dxa"/>
            <w:vAlign w:val="center"/>
          </w:tcPr>
          <w:p w14:paraId="74E45460" w14:textId="77777777" w:rsidR="003924ED" w:rsidRPr="003924ED" w:rsidRDefault="003924ED">
            <w:pPr>
              <w:jc w:val="center"/>
              <w:rPr>
                <w:rFonts w:cs="Arial"/>
                <w:sz w:val="18"/>
                <w:szCs w:val="18"/>
              </w:rPr>
              <w:pPrChange w:id="212" w:author="Lucien Bickerstaff" w:date="2026-02-02T15:56:00Z" w16du:dateUtc="2026-02-02T14:56:00Z">
                <w:pPr>
                  <w:spacing w:after="160"/>
                </w:pPr>
              </w:pPrChange>
            </w:pPr>
            <w:r w:rsidRPr="003924ED">
              <w:rPr>
                <w:rFonts w:cs="Arial"/>
                <w:sz w:val="18"/>
                <w:szCs w:val="18"/>
              </w:rPr>
              <w:t>Dark blue</w:t>
            </w:r>
          </w:p>
        </w:tc>
        <w:tc>
          <w:tcPr>
            <w:tcW w:w="1021" w:type="dxa"/>
            <w:vAlign w:val="center"/>
          </w:tcPr>
          <w:p w14:paraId="7685E26E" w14:textId="77777777" w:rsidR="003924ED" w:rsidRPr="003924ED" w:rsidRDefault="003924ED">
            <w:pPr>
              <w:jc w:val="center"/>
              <w:rPr>
                <w:rFonts w:cs="Arial"/>
                <w:sz w:val="18"/>
                <w:szCs w:val="18"/>
              </w:rPr>
              <w:pPrChange w:id="213" w:author="Lucien Bickerstaff" w:date="2026-02-02T15:56:00Z" w16du:dateUtc="2026-02-02T14:56:00Z">
                <w:pPr>
                  <w:spacing w:after="160"/>
                </w:pPr>
              </w:pPrChange>
            </w:pPr>
            <w:r w:rsidRPr="003924ED">
              <w:rPr>
                <w:rFonts w:cs="Arial"/>
                <w:sz w:val="18"/>
                <w:szCs w:val="18"/>
              </w:rPr>
              <w:t>49</w:t>
            </w:r>
          </w:p>
        </w:tc>
        <w:tc>
          <w:tcPr>
            <w:tcW w:w="1105" w:type="dxa"/>
            <w:vAlign w:val="center"/>
          </w:tcPr>
          <w:p w14:paraId="094C8409" w14:textId="77777777" w:rsidR="003924ED" w:rsidRPr="003924ED" w:rsidRDefault="003924ED">
            <w:pPr>
              <w:jc w:val="center"/>
              <w:rPr>
                <w:rFonts w:cs="Arial"/>
                <w:sz w:val="18"/>
                <w:szCs w:val="18"/>
              </w:rPr>
              <w:pPrChange w:id="214" w:author="Lucien Bickerstaff" w:date="2026-02-02T15:56:00Z" w16du:dateUtc="2026-02-02T14:56:00Z">
                <w:pPr>
                  <w:spacing w:after="160"/>
                </w:pPr>
              </w:pPrChange>
            </w:pPr>
            <w:r w:rsidRPr="003924ED">
              <w:rPr>
                <w:rFonts w:cs="Arial"/>
                <w:sz w:val="18"/>
                <w:szCs w:val="18"/>
              </w:rPr>
              <w:t>0.066</w:t>
            </w:r>
          </w:p>
        </w:tc>
        <w:tc>
          <w:tcPr>
            <w:tcW w:w="1276" w:type="dxa"/>
            <w:vAlign w:val="center"/>
          </w:tcPr>
          <w:p w14:paraId="5771FA4D" w14:textId="77777777" w:rsidR="003924ED" w:rsidRPr="003924ED" w:rsidRDefault="003924ED">
            <w:pPr>
              <w:jc w:val="center"/>
              <w:rPr>
                <w:rFonts w:cs="Arial"/>
                <w:sz w:val="18"/>
                <w:szCs w:val="18"/>
              </w:rPr>
              <w:pPrChange w:id="215" w:author="Lucien Bickerstaff" w:date="2026-02-02T15:56:00Z" w16du:dateUtc="2026-02-02T14:56:00Z">
                <w:pPr>
                  <w:spacing w:after="160"/>
                </w:pPr>
              </w:pPrChange>
            </w:pPr>
            <w:r w:rsidRPr="003924ED">
              <w:rPr>
                <w:rFonts w:cs="Arial"/>
                <w:sz w:val="18"/>
                <w:szCs w:val="18"/>
              </w:rPr>
              <w:t>4.243</w:t>
            </w:r>
          </w:p>
        </w:tc>
        <w:tc>
          <w:tcPr>
            <w:tcW w:w="998" w:type="dxa"/>
            <w:vAlign w:val="center"/>
          </w:tcPr>
          <w:p w14:paraId="4A9C3C2E" w14:textId="77777777" w:rsidR="003924ED" w:rsidRPr="003924ED" w:rsidRDefault="003924ED">
            <w:pPr>
              <w:jc w:val="center"/>
              <w:rPr>
                <w:rFonts w:cs="Arial"/>
                <w:sz w:val="18"/>
                <w:szCs w:val="18"/>
              </w:rPr>
              <w:pPrChange w:id="216" w:author="Lucien Bickerstaff" w:date="2026-02-02T15:56:00Z" w16du:dateUtc="2026-02-02T14:56:00Z">
                <w:pPr>
                  <w:spacing w:after="160"/>
                </w:pPr>
              </w:pPrChange>
            </w:pPr>
            <w:r w:rsidRPr="003924ED">
              <w:rPr>
                <w:rFonts w:cs="Arial"/>
                <w:sz w:val="18"/>
                <w:szCs w:val="18"/>
              </w:rPr>
              <w:t>31.823</w:t>
            </w:r>
          </w:p>
        </w:tc>
        <w:tc>
          <w:tcPr>
            <w:tcW w:w="1127" w:type="dxa"/>
            <w:vAlign w:val="center"/>
          </w:tcPr>
          <w:p w14:paraId="66BD933D" w14:textId="77777777" w:rsidR="003924ED" w:rsidRPr="003924ED" w:rsidRDefault="003924ED">
            <w:pPr>
              <w:jc w:val="center"/>
              <w:rPr>
                <w:rFonts w:cs="Arial"/>
                <w:sz w:val="18"/>
                <w:szCs w:val="18"/>
              </w:rPr>
              <w:pPrChange w:id="217" w:author="Lucien Bickerstaff" w:date="2026-02-02T15:56:00Z" w16du:dateUtc="2026-02-02T14:56:00Z">
                <w:pPr>
                  <w:spacing w:after="160"/>
                </w:pPr>
              </w:pPrChange>
            </w:pPr>
            <w:r w:rsidRPr="003924ED">
              <w:rPr>
                <w:rFonts w:cs="Arial"/>
                <w:sz w:val="18"/>
                <w:szCs w:val="18"/>
              </w:rPr>
              <w:t>7.500</w:t>
            </w:r>
          </w:p>
        </w:tc>
      </w:tr>
      <w:tr w:rsidR="003924ED" w:rsidRPr="003924ED" w14:paraId="309030E7" w14:textId="77777777" w:rsidTr="3FDB367F">
        <w:trPr>
          <w:trHeight w:val="57"/>
        </w:trPr>
        <w:tc>
          <w:tcPr>
            <w:tcW w:w="578" w:type="dxa"/>
            <w:vMerge/>
            <w:vAlign w:val="center"/>
          </w:tcPr>
          <w:p w14:paraId="080B69E7" w14:textId="77777777" w:rsidR="003924ED" w:rsidRPr="003924ED" w:rsidRDefault="003924ED">
            <w:pPr>
              <w:jc w:val="center"/>
              <w:rPr>
                <w:rFonts w:cs="Arial"/>
                <w:sz w:val="18"/>
                <w:szCs w:val="18"/>
              </w:rPr>
              <w:pPrChange w:id="218" w:author="Lucien Bickerstaff" w:date="2026-02-02T15:56:00Z" w16du:dateUtc="2026-02-02T14:56:00Z">
                <w:pPr>
                  <w:spacing w:after="160"/>
                </w:pPr>
              </w:pPrChange>
            </w:pPr>
          </w:p>
        </w:tc>
        <w:tc>
          <w:tcPr>
            <w:tcW w:w="887" w:type="dxa"/>
            <w:vAlign w:val="center"/>
          </w:tcPr>
          <w:p w14:paraId="38EA6FE0" w14:textId="77777777" w:rsidR="003924ED" w:rsidRPr="003924ED" w:rsidRDefault="003924ED">
            <w:pPr>
              <w:jc w:val="center"/>
              <w:rPr>
                <w:rFonts w:cs="Arial"/>
                <w:sz w:val="18"/>
                <w:szCs w:val="18"/>
              </w:rPr>
              <w:pPrChange w:id="219" w:author="Lucien Bickerstaff" w:date="2026-02-02T15:56:00Z" w16du:dateUtc="2026-02-02T14:56:00Z">
                <w:pPr>
                  <w:spacing w:after="160"/>
                </w:pPr>
              </w:pPrChange>
            </w:pPr>
            <w:r w:rsidRPr="003924ED">
              <w:rPr>
                <w:rFonts w:cs="Arial"/>
                <w:sz w:val="18"/>
                <w:szCs w:val="18"/>
              </w:rPr>
              <w:t>4</w:t>
            </w:r>
          </w:p>
        </w:tc>
        <w:tc>
          <w:tcPr>
            <w:tcW w:w="1224" w:type="dxa"/>
            <w:vAlign w:val="center"/>
          </w:tcPr>
          <w:p w14:paraId="14D2BD9E" w14:textId="77777777" w:rsidR="003924ED" w:rsidRPr="003924ED" w:rsidRDefault="003924ED">
            <w:pPr>
              <w:jc w:val="center"/>
              <w:rPr>
                <w:rFonts w:cs="Arial"/>
                <w:sz w:val="18"/>
                <w:szCs w:val="18"/>
              </w:rPr>
              <w:pPrChange w:id="220" w:author="Lucien Bickerstaff" w:date="2026-02-02T15:56:00Z" w16du:dateUtc="2026-02-02T14:56:00Z">
                <w:pPr>
                  <w:spacing w:after="160"/>
                </w:pPr>
              </w:pPrChange>
            </w:pPr>
            <w:r w:rsidRPr="003924ED">
              <w:rPr>
                <w:rFonts w:cs="Arial"/>
                <w:sz w:val="18"/>
                <w:szCs w:val="18"/>
              </w:rPr>
              <w:t>475</w:t>
            </w:r>
          </w:p>
        </w:tc>
        <w:tc>
          <w:tcPr>
            <w:tcW w:w="1134" w:type="dxa"/>
            <w:vAlign w:val="center"/>
          </w:tcPr>
          <w:p w14:paraId="73C116AF" w14:textId="77777777" w:rsidR="003924ED" w:rsidRPr="003924ED" w:rsidRDefault="003924ED">
            <w:pPr>
              <w:jc w:val="center"/>
              <w:rPr>
                <w:rFonts w:cs="Arial"/>
                <w:sz w:val="18"/>
                <w:szCs w:val="18"/>
              </w:rPr>
              <w:pPrChange w:id="221" w:author="Lucien Bickerstaff" w:date="2026-02-02T15:56:00Z" w16du:dateUtc="2026-02-02T14:56:00Z">
                <w:pPr>
                  <w:spacing w:after="160"/>
                </w:pPr>
              </w:pPrChange>
            </w:pPr>
            <w:r w:rsidRPr="003924ED">
              <w:rPr>
                <w:rFonts w:cs="Arial"/>
                <w:sz w:val="18"/>
                <w:szCs w:val="18"/>
              </w:rPr>
              <w:t>Blue</w:t>
            </w:r>
          </w:p>
        </w:tc>
        <w:tc>
          <w:tcPr>
            <w:tcW w:w="1021" w:type="dxa"/>
            <w:vAlign w:val="center"/>
          </w:tcPr>
          <w:p w14:paraId="519031EE" w14:textId="77777777" w:rsidR="003924ED" w:rsidRPr="003924ED" w:rsidRDefault="003924ED">
            <w:pPr>
              <w:jc w:val="center"/>
              <w:rPr>
                <w:rFonts w:cs="Arial"/>
                <w:sz w:val="18"/>
                <w:szCs w:val="18"/>
              </w:rPr>
              <w:pPrChange w:id="222" w:author="Lucien Bickerstaff" w:date="2026-02-02T15:56:00Z" w16du:dateUtc="2026-02-02T14:56:00Z">
                <w:pPr>
                  <w:spacing w:after="160"/>
                </w:pPr>
              </w:pPrChange>
            </w:pPr>
            <w:r w:rsidRPr="003924ED">
              <w:rPr>
                <w:rFonts w:cs="Arial"/>
                <w:sz w:val="18"/>
                <w:szCs w:val="18"/>
              </w:rPr>
              <w:t>56</w:t>
            </w:r>
          </w:p>
        </w:tc>
        <w:tc>
          <w:tcPr>
            <w:tcW w:w="1105" w:type="dxa"/>
            <w:vAlign w:val="center"/>
          </w:tcPr>
          <w:p w14:paraId="23D86921" w14:textId="77777777" w:rsidR="003924ED" w:rsidRPr="003924ED" w:rsidRDefault="003924ED">
            <w:pPr>
              <w:jc w:val="center"/>
              <w:rPr>
                <w:rFonts w:cs="Arial"/>
                <w:sz w:val="18"/>
                <w:szCs w:val="18"/>
              </w:rPr>
              <w:pPrChange w:id="223" w:author="Lucien Bickerstaff" w:date="2026-02-02T15:56:00Z" w16du:dateUtc="2026-02-02T14:56:00Z">
                <w:pPr>
                  <w:spacing w:after="160"/>
                </w:pPr>
              </w:pPrChange>
            </w:pPr>
            <w:r w:rsidRPr="003924ED">
              <w:rPr>
                <w:rFonts w:cs="Arial"/>
                <w:sz w:val="18"/>
                <w:szCs w:val="18"/>
              </w:rPr>
              <w:t>0.063</w:t>
            </w:r>
          </w:p>
        </w:tc>
        <w:tc>
          <w:tcPr>
            <w:tcW w:w="1276" w:type="dxa"/>
            <w:vAlign w:val="center"/>
          </w:tcPr>
          <w:p w14:paraId="4045DF85" w14:textId="77777777" w:rsidR="003924ED" w:rsidRPr="003924ED" w:rsidRDefault="003924ED">
            <w:pPr>
              <w:jc w:val="center"/>
              <w:rPr>
                <w:rFonts w:cs="Arial"/>
                <w:sz w:val="18"/>
                <w:szCs w:val="18"/>
              </w:rPr>
              <w:pPrChange w:id="224" w:author="Lucien Bickerstaff" w:date="2026-02-02T15:56:00Z" w16du:dateUtc="2026-02-02T14:56:00Z">
                <w:pPr>
                  <w:spacing w:after="160"/>
                </w:pPr>
              </w:pPrChange>
            </w:pPr>
            <w:r w:rsidRPr="003924ED">
              <w:rPr>
                <w:rFonts w:cs="Arial"/>
                <w:sz w:val="18"/>
                <w:szCs w:val="18"/>
              </w:rPr>
              <w:t>8.102</w:t>
            </w:r>
          </w:p>
        </w:tc>
        <w:tc>
          <w:tcPr>
            <w:tcW w:w="998" w:type="dxa"/>
            <w:vAlign w:val="center"/>
          </w:tcPr>
          <w:p w14:paraId="539CC490" w14:textId="77777777" w:rsidR="003924ED" w:rsidRPr="003924ED" w:rsidRDefault="003924ED">
            <w:pPr>
              <w:jc w:val="center"/>
              <w:rPr>
                <w:rFonts w:cs="Arial"/>
                <w:sz w:val="18"/>
                <w:szCs w:val="18"/>
              </w:rPr>
              <w:pPrChange w:id="225" w:author="Lucien Bickerstaff" w:date="2026-02-02T15:56:00Z" w16du:dateUtc="2026-02-02T14:56:00Z">
                <w:pPr>
                  <w:spacing w:after="160"/>
                </w:pPr>
              </w:pPrChange>
            </w:pPr>
            <w:r w:rsidRPr="003924ED">
              <w:rPr>
                <w:rFonts w:cs="Arial"/>
                <w:sz w:val="18"/>
                <w:szCs w:val="18"/>
              </w:rPr>
              <w:t>35.111</w:t>
            </w:r>
          </w:p>
        </w:tc>
        <w:tc>
          <w:tcPr>
            <w:tcW w:w="1127" w:type="dxa"/>
            <w:vAlign w:val="center"/>
          </w:tcPr>
          <w:p w14:paraId="402D9A96" w14:textId="77777777" w:rsidR="003924ED" w:rsidRPr="003924ED" w:rsidRDefault="003924ED">
            <w:pPr>
              <w:jc w:val="center"/>
              <w:rPr>
                <w:rFonts w:cs="Arial"/>
                <w:sz w:val="18"/>
                <w:szCs w:val="18"/>
              </w:rPr>
              <w:pPrChange w:id="226" w:author="Lucien Bickerstaff" w:date="2026-02-02T15:56:00Z" w16du:dateUtc="2026-02-02T14:56:00Z">
                <w:pPr>
                  <w:spacing w:after="160"/>
                </w:pPr>
              </w:pPrChange>
            </w:pPr>
            <w:r w:rsidRPr="003924ED">
              <w:rPr>
                <w:rFonts w:cs="Arial"/>
                <w:sz w:val="18"/>
                <w:szCs w:val="18"/>
              </w:rPr>
              <w:t>4.334</w:t>
            </w:r>
          </w:p>
        </w:tc>
      </w:tr>
      <w:tr w:rsidR="003924ED" w:rsidRPr="003924ED" w14:paraId="74AD62F1" w14:textId="77777777" w:rsidTr="3FDB367F">
        <w:trPr>
          <w:trHeight w:val="57"/>
        </w:trPr>
        <w:tc>
          <w:tcPr>
            <w:tcW w:w="578" w:type="dxa"/>
            <w:vMerge/>
            <w:vAlign w:val="center"/>
          </w:tcPr>
          <w:p w14:paraId="26B0E18A" w14:textId="77777777" w:rsidR="003924ED" w:rsidRPr="003924ED" w:rsidRDefault="003924ED">
            <w:pPr>
              <w:jc w:val="center"/>
              <w:rPr>
                <w:rFonts w:cs="Arial"/>
                <w:sz w:val="18"/>
                <w:szCs w:val="18"/>
              </w:rPr>
              <w:pPrChange w:id="227" w:author="Lucien Bickerstaff" w:date="2026-02-02T15:56:00Z" w16du:dateUtc="2026-02-02T14:56:00Z">
                <w:pPr>
                  <w:spacing w:after="160"/>
                </w:pPr>
              </w:pPrChange>
            </w:pPr>
          </w:p>
        </w:tc>
        <w:tc>
          <w:tcPr>
            <w:tcW w:w="887" w:type="dxa"/>
            <w:vAlign w:val="center"/>
          </w:tcPr>
          <w:p w14:paraId="6AC939E1" w14:textId="77777777" w:rsidR="003924ED" w:rsidRPr="003924ED" w:rsidRDefault="003924ED">
            <w:pPr>
              <w:jc w:val="center"/>
              <w:rPr>
                <w:rFonts w:cs="Arial"/>
                <w:sz w:val="18"/>
                <w:szCs w:val="18"/>
              </w:rPr>
              <w:pPrChange w:id="228" w:author="Lucien Bickerstaff" w:date="2026-02-02T15:56:00Z" w16du:dateUtc="2026-02-02T14:56:00Z">
                <w:pPr>
                  <w:spacing w:after="160"/>
                </w:pPr>
              </w:pPrChange>
            </w:pPr>
            <w:r w:rsidRPr="003924ED">
              <w:rPr>
                <w:rFonts w:cs="Arial"/>
                <w:sz w:val="18"/>
                <w:szCs w:val="18"/>
              </w:rPr>
              <w:t>5</w:t>
            </w:r>
          </w:p>
        </w:tc>
        <w:tc>
          <w:tcPr>
            <w:tcW w:w="1224" w:type="dxa"/>
            <w:vAlign w:val="center"/>
          </w:tcPr>
          <w:p w14:paraId="44BE6945" w14:textId="77777777" w:rsidR="003924ED" w:rsidRPr="003924ED" w:rsidRDefault="003924ED">
            <w:pPr>
              <w:jc w:val="center"/>
              <w:rPr>
                <w:rFonts w:cs="Arial"/>
                <w:sz w:val="18"/>
                <w:szCs w:val="18"/>
              </w:rPr>
              <w:pPrChange w:id="229" w:author="Lucien Bickerstaff" w:date="2026-02-02T15:56:00Z" w16du:dateUtc="2026-02-02T14:56:00Z">
                <w:pPr>
                  <w:spacing w:after="160"/>
                </w:pPr>
              </w:pPrChange>
            </w:pPr>
            <w:r w:rsidRPr="003924ED">
              <w:rPr>
                <w:rFonts w:cs="Arial"/>
                <w:sz w:val="18"/>
                <w:szCs w:val="18"/>
              </w:rPr>
              <w:t>505</w:t>
            </w:r>
          </w:p>
        </w:tc>
        <w:tc>
          <w:tcPr>
            <w:tcW w:w="1134" w:type="dxa"/>
            <w:vAlign w:val="center"/>
          </w:tcPr>
          <w:p w14:paraId="57D9518F" w14:textId="77777777" w:rsidR="003924ED" w:rsidRPr="003924ED" w:rsidRDefault="003924ED">
            <w:pPr>
              <w:jc w:val="center"/>
              <w:rPr>
                <w:rFonts w:cs="Arial"/>
                <w:sz w:val="18"/>
                <w:szCs w:val="18"/>
              </w:rPr>
              <w:pPrChange w:id="230" w:author="Lucien Bickerstaff" w:date="2026-02-02T15:56:00Z" w16du:dateUtc="2026-02-02T14:56:00Z">
                <w:pPr>
                  <w:spacing w:after="160"/>
                </w:pPr>
              </w:pPrChange>
            </w:pPr>
            <w:r w:rsidRPr="003924ED">
              <w:rPr>
                <w:rFonts w:cs="Arial"/>
                <w:sz w:val="18"/>
                <w:szCs w:val="18"/>
              </w:rPr>
              <w:t>Cyan</w:t>
            </w:r>
          </w:p>
        </w:tc>
        <w:tc>
          <w:tcPr>
            <w:tcW w:w="1021" w:type="dxa"/>
            <w:vAlign w:val="center"/>
          </w:tcPr>
          <w:p w14:paraId="471ABE74" w14:textId="77777777" w:rsidR="003924ED" w:rsidRPr="003924ED" w:rsidRDefault="003924ED">
            <w:pPr>
              <w:jc w:val="center"/>
              <w:rPr>
                <w:rFonts w:cs="Arial"/>
                <w:sz w:val="18"/>
                <w:szCs w:val="18"/>
              </w:rPr>
              <w:pPrChange w:id="231" w:author="Lucien Bickerstaff" w:date="2026-02-02T15:56:00Z" w16du:dateUtc="2026-02-02T14:56:00Z">
                <w:pPr>
                  <w:spacing w:after="160"/>
                </w:pPr>
              </w:pPrChange>
            </w:pPr>
            <w:r w:rsidRPr="003924ED">
              <w:rPr>
                <w:rFonts w:cs="Arial"/>
                <w:sz w:val="18"/>
                <w:szCs w:val="18"/>
              </w:rPr>
              <w:t>57</w:t>
            </w:r>
          </w:p>
        </w:tc>
        <w:tc>
          <w:tcPr>
            <w:tcW w:w="1105" w:type="dxa"/>
            <w:vAlign w:val="center"/>
          </w:tcPr>
          <w:p w14:paraId="68094A5F" w14:textId="77777777" w:rsidR="003924ED" w:rsidRPr="003924ED" w:rsidRDefault="003924ED">
            <w:pPr>
              <w:jc w:val="center"/>
              <w:rPr>
                <w:rFonts w:cs="Arial"/>
                <w:sz w:val="18"/>
                <w:szCs w:val="18"/>
              </w:rPr>
              <w:pPrChange w:id="232" w:author="Lucien Bickerstaff" w:date="2026-02-02T15:56:00Z" w16du:dateUtc="2026-02-02T14:56:00Z">
                <w:pPr>
                  <w:spacing w:after="160"/>
                </w:pPr>
              </w:pPrChange>
            </w:pPr>
            <w:r w:rsidRPr="003924ED">
              <w:rPr>
                <w:rFonts w:cs="Arial"/>
                <w:sz w:val="18"/>
                <w:szCs w:val="18"/>
              </w:rPr>
              <w:t>0.064</w:t>
            </w:r>
          </w:p>
        </w:tc>
        <w:tc>
          <w:tcPr>
            <w:tcW w:w="1276" w:type="dxa"/>
            <w:vAlign w:val="center"/>
          </w:tcPr>
          <w:p w14:paraId="4776FD5F" w14:textId="77777777" w:rsidR="003924ED" w:rsidRPr="003924ED" w:rsidRDefault="003924ED">
            <w:pPr>
              <w:jc w:val="center"/>
              <w:rPr>
                <w:rFonts w:cs="Arial"/>
                <w:sz w:val="18"/>
                <w:szCs w:val="18"/>
              </w:rPr>
              <w:pPrChange w:id="233" w:author="Lucien Bickerstaff" w:date="2026-02-02T15:56:00Z" w16du:dateUtc="2026-02-02T14:56:00Z">
                <w:pPr>
                  <w:spacing w:after="160"/>
                </w:pPr>
              </w:pPrChange>
            </w:pPr>
            <w:r w:rsidRPr="003924ED">
              <w:rPr>
                <w:rFonts w:cs="Arial"/>
                <w:sz w:val="18"/>
                <w:szCs w:val="18"/>
              </w:rPr>
              <w:t>22.355</w:t>
            </w:r>
          </w:p>
        </w:tc>
        <w:tc>
          <w:tcPr>
            <w:tcW w:w="998" w:type="dxa"/>
            <w:vAlign w:val="center"/>
          </w:tcPr>
          <w:p w14:paraId="3AE2FDB4" w14:textId="77777777" w:rsidR="003924ED" w:rsidRPr="003924ED" w:rsidRDefault="003924ED">
            <w:pPr>
              <w:jc w:val="center"/>
              <w:rPr>
                <w:rFonts w:cs="Arial"/>
                <w:sz w:val="18"/>
                <w:szCs w:val="18"/>
              </w:rPr>
              <w:pPrChange w:id="234" w:author="Lucien Bickerstaff" w:date="2026-02-02T15:56:00Z" w16du:dateUtc="2026-02-02T14:56:00Z">
                <w:pPr>
                  <w:spacing w:after="160"/>
                </w:pPr>
              </w:pPrChange>
            </w:pPr>
            <w:r w:rsidRPr="003924ED">
              <w:rPr>
                <w:rFonts w:cs="Arial"/>
                <w:sz w:val="18"/>
                <w:szCs w:val="18"/>
              </w:rPr>
              <w:t>27.585</w:t>
            </w:r>
          </w:p>
        </w:tc>
        <w:tc>
          <w:tcPr>
            <w:tcW w:w="1127" w:type="dxa"/>
            <w:vAlign w:val="center"/>
          </w:tcPr>
          <w:p w14:paraId="312BB437" w14:textId="77777777" w:rsidR="003924ED" w:rsidRPr="003924ED" w:rsidRDefault="003924ED">
            <w:pPr>
              <w:jc w:val="center"/>
              <w:rPr>
                <w:rFonts w:cs="Arial"/>
                <w:sz w:val="18"/>
                <w:szCs w:val="18"/>
              </w:rPr>
              <w:pPrChange w:id="235" w:author="Lucien Bickerstaff" w:date="2026-02-02T15:56:00Z" w16du:dateUtc="2026-02-02T14:56:00Z">
                <w:pPr>
                  <w:spacing w:after="160"/>
                </w:pPr>
              </w:pPrChange>
            </w:pPr>
            <w:r w:rsidRPr="003924ED">
              <w:rPr>
                <w:rFonts w:cs="Arial"/>
                <w:sz w:val="18"/>
                <w:szCs w:val="18"/>
              </w:rPr>
              <w:t>1.234</w:t>
            </w:r>
          </w:p>
        </w:tc>
      </w:tr>
      <w:tr w:rsidR="003924ED" w:rsidRPr="003924ED" w14:paraId="306BFBEE" w14:textId="77777777" w:rsidTr="3FDB367F">
        <w:trPr>
          <w:trHeight w:val="57"/>
        </w:trPr>
        <w:tc>
          <w:tcPr>
            <w:tcW w:w="578" w:type="dxa"/>
            <w:vMerge/>
            <w:vAlign w:val="center"/>
          </w:tcPr>
          <w:p w14:paraId="3AB9A3E6" w14:textId="77777777" w:rsidR="003924ED" w:rsidRPr="003924ED" w:rsidRDefault="003924ED">
            <w:pPr>
              <w:jc w:val="center"/>
              <w:rPr>
                <w:rFonts w:cs="Arial"/>
                <w:sz w:val="18"/>
                <w:szCs w:val="18"/>
              </w:rPr>
              <w:pPrChange w:id="236" w:author="Lucien Bickerstaff" w:date="2026-02-02T15:56:00Z" w16du:dateUtc="2026-02-02T14:56:00Z">
                <w:pPr>
                  <w:spacing w:after="160"/>
                </w:pPr>
              </w:pPrChange>
            </w:pPr>
          </w:p>
        </w:tc>
        <w:tc>
          <w:tcPr>
            <w:tcW w:w="887" w:type="dxa"/>
            <w:vAlign w:val="center"/>
          </w:tcPr>
          <w:p w14:paraId="7ED17B0E" w14:textId="77777777" w:rsidR="003924ED" w:rsidRPr="003924ED" w:rsidRDefault="003924ED">
            <w:pPr>
              <w:jc w:val="center"/>
              <w:rPr>
                <w:rFonts w:cs="Arial"/>
                <w:sz w:val="18"/>
                <w:szCs w:val="18"/>
              </w:rPr>
              <w:pPrChange w:id="237" w:author="Lucien Bickerstaff" w:date="2026-02-02T15:56:00Z" w16du:dateUtc="2026-02-02T14:56:00Z">
                <w:pPr>
                  <w:spacing w:after="160"/>
                </w:pPr>
              </w:pPrChange>
            </w:pPr>
            <w:r w:rsidRPr="003924ED">
              <w:rPr>
                <w:rFonts w:cs="Arial"/>
                <w:sz w:val="18"/>
                <w:szCs w:val="18"/>
              </w:rPr>
              <w:t>6</w:t>
            </w:r>
          </w:p>
        </w:tc>
        <w:tc>
          <w:tcPr>
            <w:tcW w:w="1224" w:type="dxa"/>
            <w:vAlign w:val="center"/>
          </w:tcPr>
          <w:p w14:paraId="456AB362" w14:textId="77777777" w:rsidR="003924ED" w:rsidRPr="003924ED" w:rsidRDefault="003924ED">
            <w:pPr>
              <w:jc w:val="center"/>
              <w:rPr>
                <w:rFonts w:cs="Arial"/>
                <w:sz w:val="18"/>
                <w:szCs w:val="18"/>
              </w:rPr>
              <w:pPrChange w:id="238" w:author="Lucien Bickerstaff" w:date="2026-02-02T15:56:00Z" w16du:dateUtc="2026-02-02T14:56:00Z">
                <w:pPr>
                  <w:spacing w:after="160"/>
                </w:pPr>
              </w:pPrChange>
            </w:pPr>
            <w:r w:rsidRPr="003924ED">
              <w:rPr>
                <w:rFonts w:cs="Arial"/>
                <w:sz w:val="18"/>
                <w:szCs w:val="18"/>
              </w:rPr>
              <w:t>525</w:t>
            </w:r>
          </w:p>
        </w:tc>
        <w:tc>
          <w:tcPr>
            <w:tcW w:w="1134" w:type="dxa"/>
            <w:vAlign w:val="center"/>
          </w:tcPr>
          <w:p w14:paraId="297094A3" w14:textId="77777777" w:rsidR="003924ED" w:rsidRPr="003924ED" w:rsidRDefault="003924ED">
            <w:pPr>
              <w:jc w:val="center"/>
              <w:rPr>
                <w:rFonts w:cs="Arial"/>
                <w:sz w:val="18"/>
                <w:szCs w:val="18"/>
              </w:rPr>
              <w:pPrChange w:id="239" w:author="Lucien Bickerstaff" w:date="2026-02-02T15:56:00Z" w16du:dateUtc="2026-02-02T14:56:00Z">
                <w:pPr>
                  <w:spacing w:after="160"/>
                </w:pPr>
              </w:pPrChange>
            </w:pPr>
            <w:r w:rsidRPr="003924ED">
              <w:rPr>
                <w:rFonts w:cs="Arial"/>
                <w:sz w:val="18"/>
                <w:szCs w:val="18"/>
              </w:rPr>
              <w:t>Green</w:t>
            </w:r>
          </w:p>
        </w:tc>
        <w:tc>
          <w:tcPr>
            <w:tcW w:w="1021" w:type="dxa"/>
            <w:vAlign w:val="center"/>
          </w:tcPr>
          <w:p w14:paraId="5F03097B" w14:textId="77777777" w:rsidR="003924ED" w:rsidRPr="003924ED" w:rsidRDefault="003924ED">
            <w:pPr>
              <w:jc w:val="center"/>
              <w:rPr>
                <w:rFonts w:cs="Arial"/>
                <w:sz w:val="18"/>
                <w:szCs w:val="18"/>
              </w:rPr>
              <w:pPrChange w:id="240" w:author="Lucien Bickerstaff" w:date="2026-02-02T15:56:00Z" w16du:dateUtc="2026-02-02T14:56:00Z">
                <w:pPr>
                  <w:spacing w:after="160"/>
                </w:pPr>
              </w:pPrChange>
            </w:pPr>
            <w:r w:rsidRPr="003924ED">
              <w:rPr>
                <w:rFonts w:cs="Arial"/>
                <w:sz w:val="18"/>
                <w:szCs w:val="18"/>
              </w:rPr>
              <w:t>62</w:t>
            </w:r>
          </w:p>
        </w:tc>
        <w:tc>
          <w:tcPr>
            <w:tcW w:w="1105" w:type="dxa"/>
            <w:vAlign w:val="center"/>
          </w:tcPr>
          <w:p w14:paraId="128F8C7A" w14:textId="77777777" w:rsidR="003924ED" w:rsidRPr="003924ED" w:rsidRDefault="003924ED">
            <w:pPr>
              <w:jc w:val="center"/>
              <w:rPr>
                <w:rFonts w:cs="Arial"/>
                <w:sz w:val="18"/>
                <w:szCs w:val="18"/>
              </w:rPr>
              <w:pPrChange w:id="241" w:author="Lucien Bickerstaff" w:date="2026-02-02T15:56:00Z" w16du:dateUtc="2026-02-02T14:56:00Z">
                <w:pPr>
                  <w:spacing w:after="160"/>
                </w:pPr>
              </w:pPrChange>
            </w:pPr>
            <w:r w:rsidRPr="003924ED">
              <w:rPr>
                <w:rFonts w:cs="Arial"/>
                <w:sz w:val="18"/>
                <w:szCs w:val="18"/>
              </w:rPr>
              <w:t>0.065</w:t>
            </w:r>
          </w:p>
        </w:tc>
        <w:tc>
          <w:tcPr>
            <w:tcW w:w="1276" w:type="dxa"/>
            <w:vAlign w:val="center"/>
          </w:tcPr>
          <w:p w14:paraId="280CE12A" w14:textId="77777777" w:rsidR="003924ED" w:rsidRPr="003924ED" w:rsidRDefault="003924ED">
            <w:pPr>
              <w:jc w:val="center"/>
              <w:rPr>
                <w:rFonts w:cs="Arial"/>
                <w:sz w:val="18"/>
                <w:szCs w:val="18"/>
              </w:rPr>
              <w:pPrChange w:id="242" w:author="Lucien Bickerstaff" w:date="2026-02-02T15:56:00Z" w16du:dateUtc="2026-02-02T14:56:00Z">
                <w:pPr>
                  <w:spacing w:after="160"/>
                </w:pPr>
              </w:pPrChange>
            </w:pPr>
            <w:r w:rsidRPr="003924ED">
              <w:rPr>
                <w:rFonts w:cs="Arial"/>
                <w:sz w:val="18"/>
                <w:szCs w:val="18"/>
              </w:rPr>
              <w:t>31.039</w:t>
            </w:r>
          </w:p>
        </w:tc>
        <w:tc>
          <w:tcPr>
            <w:tcW w:w="998" w:type="dxa"/>
            <w:vAlign w:val="center"/>
          </w:tcPr>
          <w:p w14:paraId="1126CE9E" w14:textId="77777777" w:rsidR="003924ED" w:rsidRPr="003924ED" w:rsidRDefault="003924ED">
            <w:pPr>
              <w:jc w:val="center"/>
              <w:rPr>
                <w:rFonts w:cs="Arial"/>
                <w:sz w:val="18"/>
                <w:szCs w:val="18"/>
              </w:rPr>
              <w:pPrChange w:id="243" w:author="Lucien Bickerstaff" w:date="2026-02-02T15:56:00Z" w16du:dateUtc="2026-02-02T14:56:00Z">
                <w:pPr>
                  <w:spacing w:after="160"/>
                </w:pPr>
              </w:pPrChange>
            </w:pPr>
            <w:r w:rsidRPr="003924ED">
              <w:rPr>
                <w:rFonts w:cs="Arial"/>
                <w:sz w:val="18"/>
                <w:szCs w:val="18"/>
              </w:rPr>
              <w:t>16.430</w:t>
            </w:r>
          </w:p>
        </w:tc>
        <w:tc>
          <w:tcPr>
            <w:tcW w:w="1127" w:type="dxa"/>
            <w:vAlign w:val="center"/>
          </w:tcPr>
          <w:p w14:paraId="18D14C62" w14:textId="77777777" w:rsidR="003924ED" w:rsidRPr="003924ED" w:rsidRDefault="003924ED">
            <w:pPr>
              <w:jc w:val="center"/>
              <w:rPr>
                <w:rFonts w:cs="Arial"/>
                <w:sz w:val="18"/>
                <w:szCs w:val="18"/>
              </w:rPr>
              <w:pPrChange w:id="244" w:author="Lucien Bickerstaff" w:date="2026-02-02T15:56:00Z" w16du:dateUtc="2026-02-02T14:56:00Z">
                <w:pPr>
                  <w:spacing w:after="160"/>
                </w:pPr>
              </w:pPrChange>
            </w:pPr>
            <w:r w:rsidRPr="003924ED">
              <w:rPr>
                <w:rFonts w:cs="Arial"/>
                <w:sz w:val="18"/>
                <w:szCs w:val="18"/>
              </w:rPr>
              <w:t>0.529</w:t>
            </w:r>
          </w:p>
        </w:tc>
      </w:tr>
      <w:tr w:rsidR="003924ED" w:rsidRPr="003924ED" w14:paraId="0D824BC9" w14:textId="77777777" w:rsidTr="3FDB367F">
        <w:trPr>
          <w:trHeight w:val="57"/>
        </w:trPr>
        <w:tc>
          <w:tcPr>
            <w:tcW w:w="578" w:type="dxa"/>
            <w:vMerge/>
            <w:vAlign w:val="center"/>
          </w:tcPr>
          <w:p w14:paraId="39ACB95F" w14:textId="77777777" w:rsidR="003924ED" w:rsidRPr="003924ED" w:rsidRDefault="003924ED">
            <w:pPr>
              <w:jc w:val="center"/>
              <w:rPr>
                <w:rFonts w:cs="Arial"/>
                <w:sz w:val="18"/>
                <w:szCs w:val="18"/>
              </w:rPr>
              <w:pPrChange w:id="245" w:author="Lucien Bickerstaff" w:date="2026-02-02T15:56:00Z" w16du:dateUtc="2026-02-02T14:56:00Z">
                <w:pPr>
                  <w:spacing w:after="160"/>
                </w:pPr>
              </w:pPrChange>
            </w:pPr>
          </w:p>
        </w:tc>
        <w:tc>
          <w:tcPr>
            <w:tcW w:w="887" w:type="dxa"/>
            <w:vAlign w:val="center"/>
          </w:tcPr>
          <w:p w14:paraId="3250382C" w14:textId="77777777" w:rsidR="003924ED" w:rsidRPr="003924ED" w:rsidRDefault="003924ED">
            <w:pPr>
              <w:jc w:val="center"/>
              <w:rPr>
                <w:rFonts w:cs="Arial"/>
                <w:sz w:val="18"/>
                <w:szCs w:val="18"/>
              </w:rPr>
              <w:pPrChange w:id="246" w:author="Lucien Bickerstaff" w:date="2026-02-02T15:56:00Z" w16du:dateUtc="2026-02-02T14:56:00Z">
                <w:pPr>
                  <w:spacing w:after="160"/>
                </w:pPr>
              </w:pPrChange>
            </w:pPr>
            <w:r w:rsidRPr="003924ED">
              <w:rPr>
                <w:rFonts w:cs="Arial"/>
                <w:sz w:val="18"/>
                <w:szCs w:val="18"/>
              </w:rPr>
              <w:t>7</w:t>
            </w:r>
          </w:p>
        </w:tc>
        <w:tc>
          <w:tcPr>
            <w:tcW w:w="1224" w:type="dxa"/>
            <w:vAlign w:val="center"/>
          </w:tcPr>
          <w:p w14:paraId="4A87AE79" w14:textId="77777777" w:rsidR="003924ED" w:rsidRPr="003924ED" w:rsidRDefault="003924ED">
            <w:pPr>
              <w:jc w:val="center"/>
              <w:rPr>
                <w:rFonts w:cs="Arial"/>
                <w:sz w:val="18"/>
                <w:szCs w:val="18"/>
              </w:rPr>
              <w:pPrChange w:id="247" w:author="Lucien Bickerstaff" w:date="2026-02-02T15:56:00Z" w16du:dateUtc="2026-02-02T14:56:00Z">
                <w:pPr>
                  <w:spacing w:after="160"/>
                </w:pPr>
              </w:pPrChange>
            </w:pPr>
            <w:r w:rsidRPr="003924ED">
              <w:rPr>
                <w:rFonts w:cs="Arial"/>
                <w:sz w:val="18"/>
                <w:szCs w:val="18"/>
              </w:rPr>
              <w:t>545</w:t>
            </w:r>
          </w:p>
        </w:tc>
        <w:tc>
          <w:tcPr>
            <w:tcW w:w="1134" w:type="dxa"/>
            <w:vAlign w:val="center"/>
          </w:tcPr>
          <w:p w14:paraId="523D4487" w14:textId="77777777" w:rsidR="003924ED" w:rsidRPr="003924ED" w:rsidRDefault="003924ED">
            <w:pPr>
              <w:jc w:val="center"/>
              <w:rPr>
                <w:rFonts w:cs="Arial"/>
                <w:sz w:val="18"/>
                <w:szCs w:val="18"/>
              </w:rPr>
              <w:pPrChange w:id="248" w:author="Lucien Bickerstaff" w:date="2026-02-02T15:56:00Z" w16du:dateUtc="2026-02-02T14:56:00Z">
                <w:pPr>
                  <w:spacing w:after="160"/>
                </w:pPr>
              </w:pPrChange>
            </w:pPr>
            <w:r w:rsidRPr="003924ED">
              <w:rPr>
                <w:rFonts w:cs="Arial"/>
                <w:sz w:val="18"/>
                <w:szCs w:val="18"/>
              </w:rPr>
              <w:t>Lime</w:t>
            </w:r>
          </w:p>
        </w:tc>
        <w:tc>
          <w:tcPr>
            <w:tcW w:w="1021" w:type="dxa"/>
            <w:vAlign w:val="center"/>
          </w:tcPr>
          <w:p w14:paraId="137AD074" w14:textId="77777777" w:rsidR="003924ED" w:rsidRPr="003924ED" w:rsidRDefault="003924ED">
            <w:pPr>
              <w:jc w:val="center"/>
              <w:rPr>
                <w:rFonts w:cs="Arial"/>
                <w:sz w:val="18"/>
                <w:szCs w:val="18"/>
              </w:rPr>
              <w:pPrChange w:id="249" w:author="Lucien Bickerstaff" w:date="2026-02-02T15:56:00Z" w16du:dateUtc="2026-02-02T14:56:00Z">
                <w:pPr>
                  <w:spacing w:after="160"/>
                </w:pPr>
              </w:pPrChange>
            </w:pPr>
            <w:r w:rsidRPr="003924ED">
              <w:rPr>
                <w:rFonts w:cs="Arial"/>
                <w:sz w:val="18"/>
                <w:szCs w:val="18"/>
              </w:rPr>
              <w:t>52</w:t>
            </w:r>
          </w:p>
        </w:tc>
        <w:tc>
          <w:tcPr>
            <w:tcW w:w="1105" w:type="dxa"/>
            <w:vAlign w:val="center"/>
          </w:tcPr>
          <w:p w14:paraId="699BAAB6" w14:textId="77777777" w:rsidR="003924ED" w:rsidRPr="003924ED" w:rsidRDefault="003924ED">
            <w:pPr>
              <w:jc w:val="center"/>
              <w:rPr>
                <w:rFonts w:cs="Arial"/>
                <w:sz w:val="18"/>
                <w:szCs w:val="18"/>
              </w:rPr>
              <w:pPrChange w:id="250" w:author="Lucien Bickerstaff" w:date="2026-02-02T15:56:00Z" w16du:dateUtc="2026-02-02T14:56:00Z">
                <w:pPr>
                  <w:spacing w:after="160"/>
                </w:pPr>
              </w:pPrChange>
            </w:pPr>
            <w:r w:rsidRPr="003924ED">
              <w:rPr>
                <w:rFonts w:cs="Arial"/>
                <w:sz w:val="18"/>
                <w:szCs w:val="18"/>
              </w:rPr>
              <w:t>0.071</w:t>
            </w:r>
          </w:p>
        </w:tc>
        <w:tc>
          <w:tcPr>
            <w:tcW w:w="1276" w:type="dxa"/>
            <w:vAlign w:val="center"/>
          </w:tcPr>
          <w:p w14:paraId="13F0E747" w14:textId="77777777" w:rsidR="003924ED" w:rsidRPr="003924ED" w:rsidRDefault="003924ED">
            <w:pPr>
              <w:jc w:val="center"/>
              <w:rPr>
                <w:rFonts w:cs="Arial"/>
                <w:sz w:val="18"/>
                <w:szCs w:val="18"/>
              </w:rPr>
              <w:pPrChange w:id="251" w:author="Lucien Bickerstaff" w:date="2026-02-02T15:56:00Z" w16du:dateUtc="2026-02-02T14:56:00Z">
                <w:pPr>
                  <w:spacing w:after="160"/>
                </w:pPr>
              </w:pPrChange>
            </w:pPr>
            <w:r w:rsidRPr="003924ED">
              <w:rPr>
                <w:rFonts w:cs="Arial"/>
                <w:sz w:val="18"/>
                <w:szCs w:val="18"/>
              </w:rPr>
              <w:t>27.247</w:t>
            </w:r>
          </w:p>
        </w:tc>
        <w:tc>
          <w:tcPr>
            <w:tcW w:w="998" w:type="dxa"/>
            <w:vAlign w:val="center"/>
          </w:tcPr>
          <w:p w14:paraId="1BE55C7F" w14:textId="77777777" w:rsidR="003924ED" w:rsidRPr="003924ED" w:rsidRDefault="003924ED">
            <w:pPr>
              <w:jc w:val="center"/>
              <w:rPr>
                <w:rFonts w:cs="Arial"/>
                <w:sz w:val="18"/>
                <w:szCs w:val="18"/>
              </w:rPr>
              <w:pPrChange w:id="252" w:author="Lucien Bickerstaff" w:date="2026-02-02T15:56:00Z" w16du:dateUtc="2026-02-02T14:56:00Z">
                <w:pPr>
                  <w:spacing w:after="160"/>
                </w:pPr>
              </w:pPrChange>
            </w:pPr>
            <w:r w:rsidRPr="003924ED">
              <w:rPr>
                <w:rFonts w:cs="Arial"/>
                <w:sz w:val="18"/>
                <w:szCs w:val="18"/>
              </w:rPr>
              <w:t>10.654</w:t>
            </w:r>
          </w:p>
        </w:tc>
        <w:tc>
          <w:tcPr>
            <w:tcW w:w="1127" w:type="dxa"/>
            <w:vAlign w:val="center"/>
          </w:tcPr>
          <w:p w14:paraId="491A3579" w14:textId="77777777" w:rsidR="003924ED" w:rsidRPr="003924ED" w:rsidRDefault="003924ED">
            <w:pPr>
              <w:jc w:val="center"/>
              <w:rPr>
                <w:rFonts w:cs="Arial"/>
                <w:sz w:val="18"/>
                <w:szCs w:val="18"/>
              </w:rPr>
              <w:pPrChange w:id="253" w:author="Lucien Bickerstaff" w:date="2026-02-02T15:56:00Z" w16du:dateUtc="2026-02-02T14:56:00Z">
                <w:pPr>
                  <w:spacing w:after="160"/>
                </w:pPr>
              </w:pPrChange>
            </w:pPr>
            <w:r w:rsidRPr="003924ED">
              <w:rPr>
                <w:rFonts w:cs="Arial"/>
                <w:sz w:val="18"/>
                <w:szCs w:val="18"/>
              </w:rPr>
              <w:t>0.391</w:t>
            </w:r>
          </w:p>
        </w:tc>
      </w:tr>
      <w:tr w:rsidR="003924ED" w:rsidRPr="003924ED" w14:paraId="140167BD" w14:textId="77777777" w:rsidTr="3FDB367F">
        <w:trPr>
          <w:trHeight w:val="57"/>
        </w:trPr>
        <w:tc>
          <w:tcPr>
            <w:tcW w:w="578" w:type="dxa"/>
            <w:vMerge w:val="restart"/>
            <w:vAlign w:val="center"/>
          </w:tcPr>
          <w:p w14:paraId="5AA215EA" w14:textId="77777777" w:rsidR="003924ED" w:rsidRPr="003924ED" w:rsidRDefault="003924ED" w:rsidP="00062191">
            <w:pPr>
              <w:jc w:val="center"/>
              <w:rPr>
                <w:rFonts w:cs="Arial"/>
                <w:sz w:val="18"/>
                <w:szCs w:val="18"/>
              </w:rPr>
            </w:pPr>
            <w:r w:rsidRPr="003924ED">
              <w:rPr>
                <w:rFonts w:cs="Arial"/>
                <w:sz w:val="18"/>
                <w:szCs w:val="18"/>
              </w:rPr>
              <w:t>2</w:t>
            </w:r>
          </w:p>
        </w:tc>
        <w:tc>
          <w:tcPr>
            <w:tcW w:w="887" w:type="dxa"/>
            <w:vAlign w:val="center"/>
          </w:tcPr>
          <w:p w14:paraId="172F9F2E" w14:textId="77777777" w:rsidR="003924ED" w:rsidRPr="003924ED" w:rsidRDefault="003924ED" w:rsidP="00062191">
            <w:pPr>
              <w:jc w:val="center"/>
              <w:rPr>
                <w:rFonts w:cs="Arial"/>
                <w:sz w:val="18"/>
                <w:szCs w:val="18"/>
              </w:rPr>
            </w:pPr>
            <w:r w:rsidRPr="003924ED">
              <w:rPr>
                <w:rFonts w:cs="Arial"/>
                <w:sz w:val="18"/>
                <w:szCs w:val="18"/>
              </w:rPr>
              <w:t>2</w:t>
            </w:r>
          </w:p>
        </w:tc>
        <w:tc>
          <w:tcPr>
            <w:tcW w:w="1224" w:type="dxa"/>
            <w:vAlign w:val="center"/>
          </w:tcPr>
          <w:p w14:paraId="18FA7424" w14:textId="77777777" w:rsidR="003924ED" w:rsidRPr="003924ED" w:rsidRDefault="003924ED" w:rsidP="00062191">
            <w:pPr>
              <w:jc w:val="center"/>
              <w:rPr>
                <w:rFonts w:cs="Arial"/>
                <w:sz w:val="18"/>
                <w:szCs w:val="18"/>
              </w:rPr>
            </w:pPr>
            <w:r w:rsidRPr="003924ED">
              <w:rPr>
                <w:rFonts w:cs="Arial"/>
                <w:sz w:val="18"/>
                <w:szCs w:val="18"/>
              </w:rPr>
              <w:t>445</w:t>
            </w:r>
          </w:p>
        </w:tc>
        <w:tc>
          <w:tcPr>
            <w:tcW w:w="1134" w:type="dxa"/>
            <w:vAlign w:val="center"/>
          </w:tcPr>
          <w:p w14:paraId="5B46470B" w14:textId="77777777" w:rsidR="003924ED" w:rsidRPr="003924ED" w:rsidRDefault="003924ED" w:rsidP="00062191">
            <w:pPr>
              <w:jc w:val="center"/>
              <w:rPr>
                <w:rFonts w:cs="Arial"/>
                <w:sz w:val="18"/>
                <w:szCs w:val="18"/>
              </w:rPr>
            </w:pPr>
            <w:r w:rsidRPr="003924ED">
              <w:rPr>
                <w:rFonts w:cs="Arial"/>
                <w:sz w:val="18"/>
                <w:szCs w:val="18"/>
              </w:rPr>
              <w:t>Royal blue</w:t>
            </w:r>
          </w:p>
        </w:tc>
        <w:tc>
          <w:tcPr>
            <w:tcW w:w="1021" w:type="dxa"/>
            <w:vAlign w:val="center"/>
          </w:tcPr>
          <w:p w14:paraId="32205327" w14:textId="77777777" w:rsidR="003924ED" w:rsidRPr="003924ED" w:rsidRDefault="003924ED" w:rsidP="00062191">
            <w:pPr>
              <w:jc w:val="center"/>
              <w:rPr>
                <w:rFonts w:cs="Arial"/>
                <w:sz w:val="18"/>
                <w:szCs w:val="18"/>
              </w:rPr>
            </w:pPr>
            <w:r w:rsidRPr="003924ED">
              <w:rPr>
                <w:rFonts w:cs="Arial"/>
                <w:sz w:val="18"/>
                <w:szCs w:val="18"/>
              </w:rPr>
              <w:t>128</w:t>
            </w:r>
          </w:p>
        </w:tc>
        <w:tc>
          <w:tcPr>
            <w:tcW w:w="1105" w:type="dxa"/>
            <w:vAlign w:val="center"/>
          </w:tcPr>
          <w:p w14:paraId="1D22D710" w14:textId="77777777" w:rsidR="003924ED" w:rsidRPr="003924ED" w:rsidRDefault="003924ED" w:rsidP="00062191">
            <w:pPr>
              <w:jc w:val="center"/>
              <w:rPr>
                <w:rFonts w:cs="Arial"/>
                <w:sz w:val="18"/>
                <w:szCs w:val="18"/>
              </w:rPr>
            </w:pPr>
            <w:r w:rsidRPr="003924ED">
              <w:rPr>
                <w:rFonts w:cs="Arial"/>
                <w:sz w:val="18"/>
                <w:szCs w:val="18"/>
              </w:rPr>
              <w:t>0.354</w:t>
            </w:r>
          </w:p>
        </w:tc>
        <w:tc>
          <w:tcPr>
            <w:tcW w:w="1276" w:type="dxa"/>
            <w:vAlign w:val="center"/>
          </w:tcPr>
          <w:p w14:paraId="5CA136C2" w14:textId="77777777" w:rsidR="003924ED" w:rsidRPr="003924ED" w:rsidRDefault="003924ED" w:rsidP="00062191">
            <w:pPr>
              <w:jc w:val="center"/>
              <w:rPr>
                <w:rFonts w:cs="Arial"/>
                <w:sz w:val="18"/>
                <w:szCs w:val="18"/>
              </w:rPr>
            </w:pPr>
            <w:r w:rsidRPr="003924ED">
              <w:rPr>
                <w:rFonts w:cs="Arial"/>
                <w:sz w:val="18"/>
                <w:szCs w:val="18"/>
              </w:rPr>
              <w:t>12.670</w:t>
            </w:r>
          </w:p>
        </w:tc>
        <w:tc>
          <w:tcPr>
            <w:tcW w:w="998" w:type="dxa"/>
            <w:vAlign w:val="center"/>
          </w:tcPr>
          <w:p w14:paraId="2FBEA84A" w14:textId="77777777" w:rsidR="003924ED" w:rsidRPr="003924ED" w:rsidRDefault="003924ED" w:rsidP="00062191">
            <w:pPr>
              <w:jc w:val="center"/>
              <w:rPr>
                <w:rFonts w:cs="Arial"/>
                <w:sz w:val="18"/>
                <w:szCs w:val="18"/>
              </w:rPr>
            </w:pPr>
            <w:r w:rsidRPr="003924ED">
              <w:rPr>
                <w:rFonts w:cs="Arial"/>
                <w:sz w:val="18"/>
                <w:szCs w:val="18"/>
              </w:rPr>
              <w:t>129.534</w:t>
            </w:r>
          </w:p>
        </w:tc>
        <w:tc>
          <w:tcPr>
            <w:tcW w:w="1127" w:type="dxa"/>
            <w:vAlign w:val="center"/>
          </w:tcPr>
          <w:p w14:paraId="404AE35E" w14:textId="77777777" w:rsidR="003924ED" w:rsidRPr="003924ED" w:rsidRDefault="003924ED" w:rsidP="00062191">
            <w:pPr>
              <w:jc w:val="center"/>
              <w:rPr>
                <w:rFonts w:cs="Arial"/>
                <w:sz w:val="18"/>
                <w:szCs w:val="18"/>
              </w:rPr>
            </w:pPr>
            <w:r w:rsidRPr="003924ED">
              <w:rPr>
                <w:rFonts w:cs="Arial"/>
                <w:sz w:val="18"/>
                <w:szCs w:val="18"/>
              </w:rPr>
              <w:t>10.224</w:t>
            </w:r>
          </w:p>
        </w:tc>
      </w:tr>
      <w:tr w:rsidR="003924ED" w:rsidRPr="003924ED" w14:paraId="727E79DE" w14:textId="77777777" w:rsidTr="3FDB367F">
        <w:trPr>
          <w:trHeight w:val="57"/>
        </w:trPr>
        <w:tc>
          <w:tcPr>
            <w:tcW w:w="578" w:type="dxa"/>
            <w:vMerge/>
            <w:vAlign w:val="center"/>
          </w:tcPr>
          <w:p w14:paraId="14F5884B" w14:textId="77777777" w:rsidR="003924ED" w:rsidRPr="003924ED" w:rsidRDefault="003924ED">
            <w:pPr>
              <w:jc w:val="center"/>
              <w:rPr>
                <w:rFonts w:cs="Arial"/>
                <w:sz w:val="18"/>
                <w:szCs w:val="18"/>
              </w:rPr>
              <w:pPrChange w:id="254" w:author="Lucien Bickerstaff" w:date="2026-02-02T15:56:00Z" w16du:dateUtc="2026-02-02T14:56:00Z">
                <w:pPr>
                  <w:spacing w:after="160"/>
                </w:pPr>
              </w:pPrChange>
            </w:pPr>
          </w:p>
        </w:tc>
        <w:tc>
          <w:tcPr>
            <w:tcW w:w="887" w:type="dxa"/>
            <w:vAlign w:val="center"/>
          </w:tcPr>
          <w:p w14:paraId="2A7A556D" w14:textId="77777777" w:rsidR="003924ED" w:rsidRPr="003924ED" w:rsidRDefault="003924ED">
            <w:pPr>
              <w:jc w:val="center"/>
              <w:rPr>
                <w:rFonts w:cs="Arial"/>
                <w:sz w:val="18"/>
                <w:szCs w:val="18"/>
              </w:rPr>
              <w:pPrChange w:id="255" w:author="Lucien Bickerstaff" w:date="2026-02-02T15:56:00Z" w16du:dateUtc="2026-02-02T14:56:00Z">
                <w:pPr>
                  <w:spacing w:after="160"/>
                </w:pPr>
              </w:pPrChange>
            </w:pPr>
            <w:r w:rsidRPr="003924ED">
              <w:rPr>
                <w:rFonts w:cs="Arial"/>
                <w:sz w:val="18"/>
                <w:szCs w:val="18"/>
              </w:rPr>
              <w:t>3</w:t>
            </w:r>
          </w:p>
        </w:tc>
        <w:tc>
          <w:tcPr>
            <w:tcW w:w="1224" w:type="dxa"/>
            <w:vAlign w:val="center"/>
          </w:tcPr>
          <w:p w14:paraId="322C0892" w14:textId="77777777" w:rsidR="003924ED" w:rsidRPr="003924ED" w:rsidRDefault="003924ED">
            <w:pPr>
              <w:jc w:val="center"/>
              <w:rPr>
                <w:rFonts w:cs="Arial"/>
                <w:sz w:val="18"/>
                <w:szCs w:val="18"/>
              </w:rPr>
              <w:pPrChange w:id="256" w:author="Lucien Bickerstaff" w:date="2026-02-02T15:56:00Z" w16du:dateUtc="2026-02-02T14:56:00Z">
                <w:pPr>
                  <w:spacing w:after="160"/>
                </w:pPr>
              </w:pPrChange>
            </w:pPr>
            <w:r w:rsidRPr="003924ED">
              <w:rPr>
                <w:rFonts w:cs="Arial"/>
                <w:sz w:val="18"/>
                <w:szCs w:val="18"/>
              </w:rPr>
              <w:t>465</w:t>
            </w:r>
          </w:p>
        </w:tc>
        <w:tc>
          <w:tcPr>
            <w:tcW w:w="1134" w:type="dxa"/>
            <w:vAlign w:val="center"/>
          </w:tcPr>
          <w:p w14:paraId="5E5197F0" w14:textId="77777777" w:rsidR="003924ED" w:rsidRPr="003924ED" w:rsidRDefault="003924ED">
            <w:pPr>
              <w:jc w:val="center"/>
              <w:rPr>
                <w:rFonts w:cs="Arial"/>
                <w:sz w:val="18"/>
                <w:szCs w:val="18"/>
              </w:rPr>
              <w:pPrChange w:id="257" w:author="Lucien Bickerstaff" w:date="2026-02-02T15:56:00Z" w16du:dateUtc="2026-02-02T14:56:00Z">
                <w:pPr>
                  <w:spacing w:after="160"/>
                </w:pPr>
              </w:pPrChange>
            </w:pPr>
            <w:r w:rsidRPr="003924ED">
              <w:rPr>
                <w:rFonts w:cs="Arial"/>
                <w:sz w:val="18"/>
                <w:szCs w:val="18"/>
              </w:rPr>
              <w:t>Dark blue</w:t>
            </w:r>
          </w:p>
        </w:tc>
        <w:tc>
          <w:tcPr>
            <w:tcW w:w="1021" w:type="dxa"/>
            <w:vAlign w:val="center"/>
          </w:tcPr>
          <w:p w14:paraId="7B3EB64A" w14:textId="77777777" w:rsidR="003924ED" w:rsidRPr="003924ED" w:rsidRDefault="003924ED">
            <w:pPr>
              <w:jc w:val="center"/>
              <w:rPr>
                <w:rFonts w:cs="Arial"/>
                <w:sz w:val="18"/>
                <w:szCs w:val="18"/>
              </w:rPr>
              <w:pPrChange w:id="258" w:author="Lucien Bickerstaff" w:date="2026-02-02T15:56:00Z" w16du:dateUtc="2026-02-02T14:56:00Z">
                <w:pPr>
                  <w:spacing w:after="160"/>
                </w:pPr>
              </w:pPrChange>
            </w:pPr>
            <w:r w:rsidRPr="003924ED">
              <w:rPr>
                <w:rFonts w:cs="Arial"/>
                <w:sz w:val="18"/>
                <w:szCs w:val="18"/>
              </w:rPr>
              <w:t>142</w:t>
            </w:r>
          </w:p>
        </w:tc>
        <w:tc>
          <w:tcPr>
            <w:tcW w:w="1105" w:type="dxa"/>
            <w:vAlign w:val="center"/>
          </w:tcPr>
          <w:p w14:paraId="2FE42880" w14:textId="77777777" w:rsidR="003924ED" w:rsidRPr="003924ED" w:rsidRDefault="003924ED">
            <w:pPr>
              <w:jc w:val="center"/>
              <w:rPr>
                <w:rFonts w:cs="Arial"/>
                <w:sz w:val="18"/>
                <w:szCs w:val="18"/>
              </w:rPr>
              <w:pPrChange w:id="259" w:author="Lucien Bickerstaff" w:date="2026-02-02T15:56:00Z" w16du:dateUtc="2026-02-02T14:56:00Z">
                <w:pPr>
                  <w:spacing w:after="160"/>
                </w:pPr>
              </w:pPrChange>
            </w:pPr>
            <w:r w:rsidRPr="003924ED">
              <w:rPr>
                <w:rFonts w:cs="Arial"/>
                <w:sz w:val="18"/>
                <w:szCs w:val="18"/>
              </w:rPr>
              <w:t>0.343</w:t>
            </w:r>
          </w:p>
        </w:tc>
        <w:tc>
          <w:tcPr>
            <w:tcW w:w="1276" w:type="dxa"/>
            <w:vAlign w:val="center"/>
          </w:tcPr>
          <w:p w14:paraId="5EF27477" w14:textId="77777777" w:rsidR="003924ED" w:rsidRPr="003924ED" w:rsidRDefault="003924ED">
            <w:pPr>
              <w:jc w:val="center"/>
              <w:rPr>
                <w:rFonts w:cs="Arial"/>
                <w:sz w:val="18"/>
                <w:szCs w:val="18"/>
              </w:rPr>
              <w:pPrChange w:id="260" w:author="Lucien Bickerstaff" w:date="2026-02-02T15:56:00Z" w16du:dateUtc="2026-02-02T14:56:00Z">
                <w:pPr>
                  <w:spacing w:after="160"/>
                </w:pPr>
              </w:pPrChange>
            </w:pPr>
            <w:r w:rsidRPr="003924ED">
              <w:rPr>
                <w:rFonts w:cs="Arial"/>
                <w:sz w:val="18"/>
                <w:szCs w:val="18"/>
              </w:rPr>
              <w:t>25.420</w:t>
            </w:r>
          </w:p>
        </w:tc>
        <w:tc>
          <w:tcPr>
            <w:tcW w:w="998" w:type="dxa"/>
            <w:vAlign w:val="center"/>
          </w:tcPr>
          <w:p w14:paraId="166ADB64" w14:textId="77777777" w:rsidR="003924ED" w:rsidRPr="003924ED" w:rsidRDefault="003924ED">
            <w:pPr>
              <w:jc w:val="center"/>
              <w:rPr>
                <w:rFonts w:cs="Arial"/>
                <w:sz w:val="18"/>
                <w:szCs w:val="18"/>
              </w:rPr>
              <w:pPrChange w:id="261" w:author="Lucien Bickerstaff" w:date="2026-02-02T15:56:00Z" w16du:dateUtc="2026-02-02T14:56:00Z">
                <w:pPr>
                  <w:spacing w:after="160"/>
                </w:pPr>
              </w:pPrChange>
            </w:pPr>
            <w:r w:rsidRPr="003924ED">
              <w:rPr>
                <w:rFonts w:cs="Arial"/>
                <w:sz w:val="18"/>
                <w:szCs w:val="18"/>
              </w:rPr>
              <w:t>195.674</w:t>
            </w:r>
          </w:p>
        </w:tc>
        <w:tc>
          <w:tcPr>
            <w:tcW w:w="1127" w:type="dxa"/>
            <w:vAlign w:val="center"/>
          </w:tcPr>
          <w:p w14:paraId="1C6F3CDC" w14:textId="77777777" w:rsidR="003924ED" w:rsidRPr="003924ED" w:rsidRDefault="003924ED">
            <w:pPr>
              <w:jc w:val="center"/>
              <w:rPr>
                <w:rFonts w:cs="Arial"/>
                <w:sz w:val="18"/>
                <w:szCs w:val="18"/>
              </w:rPr>
              <w:pPrChange w:id="262" w:author="Lucien Bickerstaff" w:date="2026-02-02T15:56:00Z" w16du:dateUtc="2026-02-02T14:56:00Z">
                <w:pPr>
                  <w:spacing w:after="160"/>
                </w:pPr>
              </w:pPrChange>
            </w:pPr>
            <w:r w:rsidRPr="003924ED">
              <w:rPr>
                <w:rFonts w:cs="Arial"/>
                <w:sz w:val="18"/>
                <w:szCs w:val="18"/>
              </w:rPr>
              <w:t>7.698</w:t>
            </w:r>
          </w:p>
        </w:tc>
      </w:tr>
      <w:tr w:rsidR="003924ED" w:rsidRPr="003924ED" w14:paraId="2413F8F8" w14:textId="77777777" w:rsidTr="3FDB367F">
        <w:trPr>
          <w:trHeight w:val="57"/>
        </w:trPr>
        <w:tc>
          <w:tcPr>
            <w:tcW w:w="578" w:type="dxa"/>
            <w:vMerge/>
            <w:vAlign w:val="center"/>
          </w:tcPr>
          <w:p w14:paraId="79163175" w14:textId="77777777" w:rsidR="003924ED" w:rsidRPr="003924ED" w:rsidRDefault="003924ED">
            <w:pPr>
              <w:jc w:val="center"/>
              <w:rPr>
                <w:rFonts w:cs="Arial"/>
                <w:sz w:val="18"/>
                <w:szCs w:val="18"/>
              </w:rPr>
              <w:pPrChange w:id="263" w:author="Lucien Bickerstaff" w:date="2026-02-02T15:56:00Z" w16du:dateUtc="2026-02-02T14:56:00Z">
                <w:pPr>
                  <w:spacing w:after="160"/>
                </w:pPr>
              </w:pPrChange>
            </w:pPr>
          </w:p>
        </w:tc>
        <w:tc>
          <w:tcPr>
            <w:tcW w:w="887" w:type="dxa"/>
            <w:vAlign w:val="center"/>
          </w:tcPr>
          <w:p w14:paraId="6374406D" w14:textId="77777777" w:rsidR="003924ED" w:rsidRPr="003924ED" w:rsidRDefault="003924ED">
            <w:pPr>
              <w:jc w:val="center"/>
              <w:rPr>
                <w:rFonts w:cs="Arial"/>
                <w:sz w:val="18"/>
                <w:szCs w:val="18"/>
              </w:rPr>
              <w:pPrChange w:id="264" w:author="Lucien Bickerstaff" w:date="2026-02-02T15:56:00Z" w16du:dateUtc="2026-02-02T14:56:00Z">
                <w:pPr>
                  <w:spacing w:after="160"/>
                </w:pPr>
              </w:pPrChange>
            </w:pPr>
            <w:r w:rsidRPr="003924ED">
              <w:rPr>
                <w:rFonts w:cs="Arial"/>
                <w:sz w:val="18"/>
                <w:szCs w:val="18"/>
              </w:rPr>
              <w:t>4</w:t>
            </w:r>
          </w:p>
        </w:tc>
        <w:tc>
          <w:tcPr>
            <w:tcW w:w="1224" w:type="dxa"/>
            <w:vAlign w:val="center"/>
          </w:tcPr>
          <w:p w14:paraId="7DD8773A" w14:textId="77777777" w:rsidR="003924ED" w:rsidRPr="003924ED" w:rsidRDefault="003924ED">
            <w:pPr>
              <w:jc w:val="center"/>
              <w:rPr>
                <w:rFonts w:cs="Arial"/>
                <w:sz w:val="18"/>
                <w:szCs w:val="18"/>
              </w:rPr>
              <w:pPrChange w:id="265" w:author="Lucien Bickerstaff" w:date="2026-02-02T15:56:00Z" w16du:dateUtc="2026-02-02T14:56:00Z">
                <w:pPr>
                  <w:spacing w:after="160"/>
                </w:pPr>
              </w:pPrChange>
            </w:pPr>
            <w:r w:rsidRPr="003924ED">
              <w:rPr>
                <w:rFonts w:cs="Arial"/>
                <w:sz w:val="18"/>
                <w:szCs w:val="18"/>
              </w:rPr>
              <w:t>475</w:t>
            </w:r>
          </w:p>
        </w:tc>
        <w:tc>
          <w:tcPr>
            <w:tcW w:w="1134" w:type="dxa"/>
            <w:vAlign w:val="center"/>
          </w:tcPr>
          <w:p w14:paraId="7462DFE8" w14:textId="77777777" w:rsidR="003924ED" w:rsidRPr="003924ED" w:rsidRDefault="003924ED">
            <w:pPr>
              <w:jc w:val="center"/>
              <w:rPr>
                <w:rFonts w:cs="Arial"/>
                <w:sz w:val="18"/>
                <w:szCs w:val="18"/>
              </w:rPr>
              <w:pPrChange w:id="266" w:author="Lucien Bickerstaff" w:date="2026-02-02T15:56:00Z" w16du:dateUtc="2026-02-02T14:56:00Z">
                <w:pPr>
                  <w:spacing w:after="160"/>
                </w:pPr>
              </w:pPrChange>
            </w:pPr>
            <w:r w:rsidRPr="003924ED">
              <w:rPr>
                <w:rFonts w:cs="Arial"/>
                <w:sz w:val="18"/>
                <w:szCs w:val="18"/>
              </w:rPr>
              <w:t>Blue</w:t>
            </w:r>
          </w:p>
        </w:tc>
        <w:tc>
          <w:tcPr>
            <w:tcW w:w="1021" w:type="dxa"/>
            <w:vAlign w:val="center"/>
          </w:tcPr>
          <w:p w14:paraId="1034C072" w14:textId="77777777" w:rsidR="003924ED" w:rsidRPr="003924ED" w:rsidRDefault="003924ED">
            <w:pPr>
              <w:jc w:val="center"/>
              <w:rPr>
                <w:rFonts w:cs="Arial"/>
                <w:sz w:val="18"/>
                <w:szCs w:val="18"/>
              </w:rPr>
              <w:pPrChange w:id="267" w:author="Lucien Bickerstaff" w:date="2026-02-02T15:56:00Z" w16du:dateUtc="2026-02-02T14:56:00Z">
                <w:pPr>
                  <w:spacing w:after="160"/>
                </w:pPr>
              </w:pPrChange>
            </w:pPr>
            <w:r w:rsidRPr="003924ED">
              <w:rPr>
                <w:rFonts w:cs="Arial"/>
                <w:sz w:val="18"/>
                <w:szCs w:val="18"/>
              </w:rPr>
              <w:t>156</w:t>
            </w:r>
          </w:p>
        </w:tc>
        <w:tc>
          <w:tcPr>
            <w:tcW w:w="1105" w:type="dxa"/>
            <w:vAlign w:val="center"/>
          </w:tcPr>
          <w:p w14:paraId="52C77DF3" w14:textId="77777777" w:rsidR="003924ED" w:rsidRPr="003924ED" w:rsidRDefault="003924ED">
            <w:pPr>
              <w:jc w:val="center"/>
              <w:rPr>
                <w:rFonts w:cs="Arial"/>
                <w:sz w:val="18"/>
                <w:szCs w:val="18"/>
              </w:rPr>
              <w:pPrChange w:id="268" w:author="Lucien Bickerstaff" w:date="2026-02-02T15:56:00Z" w16du:dateUtc="2026-02-02T14:56:00Z">
                <w:pPr>
                  <w:spacing w:after="160"/>
                </w:pPr>
              </w:pPrChange>
            </w:pPr>
            <w:r w:rsidRPr="003924ED">
              <w:rPr>
                <w:rFonts w:cs="Arial"/>
                <w:sz w:val="18"/>
                <w:szCs w:val="18"/>
              </w:rPr>
              <w:t>0.350</w:t>
            </w:r>
          </w:p>
        </w:tc>
        <w:tc>
          <w:tcPr>
            <w:tcW w:w="1276" w:type="dxa"/>
            <w:vAlign w:val="center"/>
          </w:tcPr>
          <w:p w14:paraId="4A37B762" w14:textId="77777777" w:rsidR="003924ED" w:rsidRPr="003924ED" w:rsidRDefault="003924ED">
            <w:pPr>
              <w:jc w:val="center"/>
              <w:rPr>
                <w:rFonts w:cs="Arial"/>
                <w:sz w:val="18"/>
                <w:szCs w:val="18"/>
              </w:rPr>
              <w:pPrChange w:id="269" w:author="Lucien Bickerstaff" w:date="2026-02-02T15:56:00Z" w16du:dateUtc="2026-02-02T14:56:00Z">
                <w:pPr>
                  <w:spacing w:after="160"/>
                </w:pPr>
              </w:pPrChange>
            </w:pPr>
            <w:r w:rsidRPr="003924ED">
              <w:rPr>
                <w:rFonts w:cs="Arial"/>
                <w:sz w:val="18"/>
                <w:szCs w:val="18"/>
              </w:rPr>
              <w:t>49.043</w:t>
            </w:r>
          </w:p>
        </w:tc>
        <w:tc>
          <w:tcPr>
            <w:tcW w:w="998" w:type="dxa"/>
            <w:vAlign w:val="center"/>
          </w:tcPr>
          <w:p w14:paraId="5682F7DA" w14:textId="77777777" w:rsidR="003924ED" w:rsidRPr="003924ED" w:rsidRDefault="003924ED">
            <w:pPr>
              <w:jc w:val="center"/>
              <w:rPr>
                <w:rFonts w:cs="Arial"/>
                <w:sz w:val="18"/>
                <w:szCs w:val="18"/>
              </w:rPr>
              <w:pPrChange w:id="270" w:author="Lucien Bickerstaff" w:date="2026-02-02T15:56:00Z" w16du:dateUtc="2026-02-02T14:56:00Z">
                <w:pPr>
                  <w:spacing w:after="160"/>
                </w:pPr>
              </w:pPrChange>
            </w:pPr>
            <w:r w:rsidRPr="003924ED">
              <w:rPr>
                <w:rFonts w:cs="Arial"/>
                <w:sz w:val="18"/>
                <w:szCs w:val="18"/>
              </w:rPr>
              <w:t>230.240</w:t>
            </w:r>
          </w:p>
        </w:tc>
        <w:tc>
          <w:tcPr>
            <w:tcW w:w="1127" w:type="dxa"/>
            <w:vAlign w:val="center"/>
          </w:tcPr>
          <w:p w14:paraId="796B4A72" w14:textId="77777777" w:rsidR="003924ED" w:rsidRPr="003924ED" w:rsidRDefault="003924ED">
            <w:pPr>
              <w:jc w:val="center"/>
              <w:rPr>
                <w:rFonts w:cs="Arial"/>
                <w:sz w:val="18"/>
                <w:szCs w:val="18"/>
              </w:rPr>
              <w:pPrChange w:id="271" w:author="Lucien Bickerstaff" w:date="2026-02-02T15:56:00Z" w16du:dateUtc="2026-02-02T14:56:00Z">
                <w:pPr>
                  <w:spacing w:after="160"/>
                </w:pPr>
              </w:pPrChange>
            </w:pPr>
            <w:r w:rsidRPr="003924ED">
              <w:rPr>
                <w:rFonts w:cs="Arial"/>
                <w:sz w:val="18"/>
                <w:szCs w:val="18"/>
              </w:rPr>
              <w:t>4.695</w:t>
            </w:r>
          </w:p>
        </w:tc>
      </w:tr>
      <w:tr w:rsidR="003924ED" w:rsidRPr="003924ED" w14:paraId="7887F395" w14:textId="77777777" w:rsidTr="3FDB367F">
        <w:trPr>
          <w:trHeight w:val="57"/>
        </w:trPr>
        <w:tc>
          <w:tcPr>
            <w:tcW w:w="578" w:type="dxa"/>
            <w:vMerge/>
            <w:vAlign w:val="center"/>
          </w:tcPr>
          <w:p w14:paraId="2D42F7D2" w14:textId="77777777" w:rsidR="003924ED" w:rsidRPr="003924ED" w:rsidRDefault="003924ED">
            <w:pPr>
              <w:jc w:val="center"/>
              <w:rPr>
                <w:rFonts w:cs="Arial"/>
                <w:sz w:val="18"/>
                <w:szCs w:val="18"/>
              </w:rPr>
              <w:pPrChange w:id="272" w:author="Lucien Bickerstaff" w:date="2026-02-02T15:56:00Z" w16du:dateUtc="2026-02-02T14:56:00Z">
                <w:pPr>
                  <w:spacing w:after="160"/>
                </w:pPr>
              </w:pPrChange>
            </w:pPr>
          </w:p>
        </w:tc>
        <w:tc>
          <w:tcPr>
            <w:tcW w:w="887" w:type="dxa"/>
            <w:vAlign w:val="center"/>
          </w:tcPr>
          <w:p w14:paraId="7D29EFD4" w14:textId="77777777" w:rsidR="003924ED" w:rsidRPr="003924ED" w:rsidRDefault="003924ED">
            <w:pPr>
              <w:jc w:val="center"/>
              <w:rPr>
                <w:rFonts w:cs="Arial"/>
                <w:sz w:val="18"/>
                <w:szCs w:val="18"/>
              </w:rPr>
              <w:pPrChange w:id="273" w:author="Lucien Bickerstaff" w:date="2026-02-02T15:56:00Z" w16du:dateUtc="2026-02-02T14:56:00Z">
                <w:pPr>
                  <w:spacing w:after="160"/>
                </w:pPr>
              </w:pPrChange>
            </w:pPr>
            <w:r w:rsidRPr="003924ED">
              <w:rPr>
                <w:rFonts w:cs="Arial"/>
                <w:sz w:val="18"/>
                <w:szCs w:val="18"/>
              </w:rPr>
              <w:t>5</w:t>
            </w:r>
          </w:p>
        </w:tc>
        <w:tc>
          <w:tcPr>
            <w:tcW w:w="1224" w:type="dxa"/>
            <w:vAlign w:val="center"/>
          </w:tcPr>
          <w:p w14:paraId="4CE28F3A" w14:textId="77777777" w:rsidR="003924ED" w:rsidRPr="003924ED" w:rsidRDefault="003924ED">
            <w:pPr>
              <w:jc w:val="center"/>
              <w:rPr>
                <w:rFonts w:cs="Arial"/>
                <w:sz w:val="18"/>
                <w:szCs w:val="18"/>
              </w:rPr>
              <w:pPrChange w:id="274" w:author="Lucien Bickerstaff" w:date="2026-02-02T15:56:00Z" w16du:dateUtc="2026-02-02T14:56:00Z">
                <w:pPr>
                  <w:spacing w:after="160"/>
                </w:pPr>
              </w:pPrChange>
            </w:pPr>
            <w:r w:rsidRPr="003924ED">
              <w:rPr>
                <w:rFonts w:cs="Arial"/>
                <w:sz w:val="18"/>
                <w:szCs w:val="18"/>
              </w:rPr>
              <w:t>505</w:t>
            </w:r>
          </w:p>
        </w:tc>
        <w:tc>
          <w:tcPr>
            <w:tcW w:w="1134" w:type="dxa"/>
            <w:vAlign w:val="center"/>
          </w:tcPr>
          <w:p w14:paraId="2A9D7D9C" w14:textId="77777777" w:rsidR="003924ED" w:rsidRPr="003924ED" w:rsidRDefault="003924ED">
            <w:pPr>
              <w:jc w:val="center"/>
              <w:rPr>
                <w:rFonts w:cs="Arial"/>
                <w:sz w:val="18"/>
                <w:szCs w:val="18"/>
              </w:rPr>
              <w:pPrChange w:id="275" w:author="Lucien Bickerstaff" w:date="2026-02-02T15:56:00Z" w16du:dateUtc="2026-02-02T14:56:00Z">
                <w:pPr>
                  <w:spacing w:after="160"/>
                </w:pPr>
              </w:pPrChange>
            </w:pPr>
            <w:r w:rsidRPr="003924ED">
              <w:rPr>
                <w:rFonts w:cs="Arial"/>
                <w:sz w:val="18"/>
                <w:szCs w:val="18"/>
              </w:rPr>
              <w:t>Cyan</w:t>
            </w:r>
          </w:p>
        </w:tc>
        <w:tc>
          <w:tcPr>
            <w:tcW w:w="1021" w:type="dxa"/>
            <w:vAlign w:val="center"/>
          </w:tcPr>
          <w:p w14:paraId="76E8A5D5" w14:textId="77777777" w:rsidR="003924ED" w:rsidRPr="003924ED" w:rsidRDefault="003924ED">
            <w:pPr>
              <w:jc w:val="center"/>
              <w:rPr>
                <w:rFonts w:cs="Arial"/>
                <w:sz w:val="18"/>
                <w:szCs w:val="18"/>
              </w:rPr>
              <w:pPrChange w:id="276" w:author="Lucien Bickerstaff" w:date="2026-02-02T15:56:00Z" w16du:dateUtc="2026-02-02T14:56:00Z">
                <w:pPr>
                  <w:spacing w:after="160"/>
                </w:pPr>
              </w:pPrChange>
            </w:pPr>
            <w:r w:rsidRPr="003924ED">
              <w:rPr>
                <w:rFonts w:cs="Arial"/>
                <w:sz w:val="18"/>
                <w:szCs w:val="18"/>
              </w:rPr>
              <w:t>166</w:t>
            </w:r>
          </w:p>
        </w:tc>
        <w:tc>
          <w:tcPr>
            <w:tcW w:w="1105" w:type="dxa"/>
            <w:vAlign w:val="center"/>
          </w:tcPr>
          <w:p w14:paraId="562EC640" w14:textId="77777777" w:rsidR="003924ED" w:rsidRPr="003924ED" w:rsidRDefault="003924ED">
            <w:pPr>
              <w:jc w:val="center"/>
              <w:rPr>
                <w:rFonts w:cs="Arial"/>
                <w:sz w:val="18"/>
                <w:szCs w:val="18"/>
              </w:rPr>
              <w:pPrChange w:id="277" w:author="Lucien Bickerstaff" w:date="2026-02-02T15:56:00Z" w16du:dateUtc="2026-02-02T14:56:00Z">
                <w:pPr>
                  <w:spacing w:after="160"/>
                </w:pPr>
              </w:pPrChange>
            </w:pPr>
            <w:r w:rsidRPr="003924ED">
              <w:rPr>
                <w:rFonts w:cs="Arial"/>
                <w:sz w:val="18"/>
                <w:szCs w:val="18"/>
              </w:rPr>
              <w:t>0.283</w:t>
            </w:r>
          </w:p>
        </w:tc>
        <w:tc>
          <w:tcPr>
            <w:tcW w:w="1276" w:type="dxa"/>
            <w:vAlign w:val="center"/>
          </w:tcPr>
          <w:p w14:paraId="5B78786A" w14:textId="77777777" w:rsidR="003924ED" w:rsidRPr="003924ED" w:rsidRDefault="003924ED">
            <w:pPr>
              <w:jc w:val="center"/>
              <w:rPr>
                <w:rFonts w:cs="Arial"/>
                <w:sz w:val="18"/>
                <w:szCs w:val="18"/>
              </w:rPr>
              <w:pPrChange w:id="278" w:author="Lucien Bickerstaff" w:date="2026-02-02T15:56:00Z" w16du:dateUtc="2026-02-02T14:56:00Z">
                <w:pPr>
                  <w:spacing w:after="160"/>
                </w:pPr>
              </w:pPrChange>
            </w:pPr>
            <w:r w:rsidRPr="003924ED">
              <w:rPr>
                <w:rFonts w:cs="Arial"/>
                <w:sz w:val="18"/>
                <w:szCs w:val="18"/>
              </w:rPr>
              <w:t>111.794</w:t>
            </w:r>
          </w:p>
        </w:tc>
        <w:tc>
          <w:tcPr>
            <w:tcW w:w="998" w:type="dxa"/>
            <w:vAlign w:val="center"/>
          </w:tcPr>
          <w:p w14:paraId="37B05B51" w14:textId="77777777" w:rsidR="003924ED" w:rsidRPr="003924ED" w:rsidRDefault="003924ED">
            <w:pPr>
              <w:jc w:val="center"/>
              <w:rPr>
                <w:rFonts w:cs="Arial"/>
                <w:sz w:val="18"/>
                <w:szCs w:val="18"/>
              </w:rPr>
              <w:pPrChange w:id="279" w:author="Lucien Bickerstaff" w:date="2026-02-02T15:56:00Z" w16du:dateUtc="2026-02-02T14:56:00Z">
                <w:pPr>
                  <w:spacing w:after="160"/>
                </w:pPr>
              </w:pPrChange>
            </w:pPr>
            <w:r w:rsidRPr="003924ED">
              <w:rPr>
                <w:rFonts w:cs="Arial"/>
                <w:sz w:val="18"/>
                <w:szCs w:val="18"/>
              </w:rPr>
              <w:t>147.206</w:t>
            </w:r>
          </w:p>
        </w:tc>
        <w:tc>
          <w:tcPr>
            <w:tcW w:w="1127" w:type="dxa"/>
            <w:vAlign w:val="center"/>
          </w:tcPr>
          <w:p w14:paraId="03ABFFFB" w14:textId="77777777" w:rsidR="003924ED" w:rsidRPr="003924ED" w:rsidRDefault="003924ED">
            <w:pPr>
              <w:jc w:val="center"/>
              <w:rPr>
                <w:rFonts w:cs="Arial"/>
                <w:sz w:val="18"/>
                <w:szCs w:val="18"/>
              </w:rPr>
              <w:pPrChange w:id="280" w:author="Lucien Bickerstaff" w:date="2026-02-02T15:56:00Z" w16du:dateUtc="2026-02-02T14:56:00Z">
                <w:pPr>
                  <w:spacing w:after="160"/>
                </w:pPr>
              </w:pPrChange>
            </w:pPr>
            <w:r w:rsidRPr="003924ED">
              <w:rPr>
                <w:rFonts w:cs="Arial"/>
                <w:sz w:val="18"/>
                <w:szCs w:val="18"/>
              </w:rPr>
              <w:t>1.317</w:t>
            </w:r>
          </w:p>
        </w:tc>
      </w:tr>
      <w:tr w:rsidR="003924ED" w:rsidRPr="003924ED" w14:paraId="31D2BCC5" w14:textId="77777777" w:rsidTr="3FDB367F">
        <w:trPr>
          <w:trHeight w:val="57"/>
        </w:trPr>
        <w:tc>
          <w:tcPr>
            <w:tcW w:w="578" w:type="dxa"/>
            <w:vMerge/>
            <w:vAlign w:val="center"/>
          </w:tcPr>
          <w:p w14:paraId="12988C33" w14:textId="77777777" w:rsidR="003924ED" w:rsidRPr="003924ED" w:rsidRDefault="003924ED">
            <w:pPr>
              <w:jc w:val="center"/>
              <w:rPr>
                <w:rFonts w:cs="Arial"/>
                <w:sz w:val="18"/>
                <w:szCs w:val="18"/>
              </w:rPr>
              <w:pPrChange w:id="281" w:author="Lucien Bickerstaff" w:date="2026-02-02T15:56:00Z" w16du:dateUtc="2026-02-02T14:56:00Z">
                <w:pPr>
                  <w:spacing w:after="160"/>
                </w:pPr>
              </w:pPrChange>
            </w:pPr>
          </w:p>
        </w:tc>
        <w:tc>
          <w:tcPr>
            <w:tcW w:w="887" w:type="dxa"/>
            <w:vAlign w:val="center"/>
          </w:tcPr>
          <w:p w14:paraId="014737C1" w14:textId="77777777" w:rsidR="003924ED" w:rsidRPr="003924ED" w:rsidRDefault="003924ED">
            <w:pPr>
              <w:jc w:val="center"/>
              <w:rPr>
                <w:rFonts w:cs="Arial"/>
                <w:sz w:val="18"/>
                <w:szCs w:val="18"/>
              </w:rPr>
              <w:pPrChange w:id="282" w:author="Lucien Bickerstaff" w:date="2026-02-02T15:56:00Z" w16du:dateUtc="2026-02-02T14:56:00Z">
                <w:pPr>
                  <w:spacing w:after="160"/>
                </w:pPr>
              </w:pPrChange>
            </w:pPr>
            <w:r w:rsidRPr="003924ED">
              <w:rPr>
                <w:rFonts w:cs="Arial"/>
                <w:sz w:val="18"/>
                <w:szCs w:val="18"/>
              </w:rPr>
              <w:t>6</w:t>
            </w:r>
          </w:p>
        </w:tc>
        <w:tc>
          <w:tcPr>
            <w:tcW w:w="1224" w:type="dxa"/>
            <w:vAlign w:val="center"/>
          </w:tcPr>
          <w:p w14:paraId="24329592" w14:textId="77777777" w:rsidR="003924ED" w:rsidRPr="003924ED" w:rsidRDefault="003924ED">
            <w:pPr>
              <w:jc w:val="center"/>
              <w:rPr>
                <w:rFonts w:cs="Arial"/>
                <w:sz w:val="18"/>
                <w:szCs w:val="18"/>
              </w:rPr>
              <w:pPrChange w:id="283" w:author="Lucien Bickerstaff" w:date="2026-02-02T15:56:00Z" w16du:dateUtc="2026-02-02T14:56:00Z">
                <w:pPr>
                  <w:spacing w:after="160"/>
                </w:pPr>
              </w:pPrChange>
            </w:pPr>
            <w:r w:rsidRPr="003924ED">
              <w:rPr>
                <w:rFonts w:cs="Arial"/>
                <w:sz w:val="18"/>
                <w:szCs w:val="18"/>
              </w:rPr>
              <w:t>525</w:t>
            </w:r>
          </w:p>
        </w:tc>
        <w:tc>
          <w:tcPr>
            <w:tcW w:w="1134" w:type="dxa"/>
            <w:vAlign w:val="center"/>
          </w:tcPr>
          <w:p w14:paraId="43A0CD32" w14:textId="77777777" w:rsidR="003924ED" w:rsidRPr="003924ED" w:rsidRDefault="003924ED">
            <w:pPr>
              <w:jc w:val="center"/>
              <w:rPr>
                <w:rFonts w:cs="Arial"/>
                <w:sz w:val="18"/>
                <w:szCs w:val="18"/>
              </w:rPr>
              <w:pPrChange w:id="284" w:author="Lucien Bickerstaff" w:date="2026-02-02T15:56:00Z" w16du:dateUtc="2026-02-02T14:56:00Z">
                <w:pPr>
                  <w:spacing w:after="160"/>
                </w:pPr>
              </w:pPrChange>
            </w:pPr>
            <w:r w:rsidRPr="003924ED">
              <w:rPr>
                <w:rFonts w:cs="Arial"/>
                <w:sz w:val="18"/>
                <w:szCs w:val="18"/>
              </w:rPr>
              <w:t>Green</w:t>
            </w:r>
          </w:p>
        </w:tc>
        <w:tc>
          <w:tcPr>
            <w:tcW w:w="1021" w:type="dxa"/>
            <w:vAlign w:val="center"/>
          </w:tcPr>
          <w:p w14:paraId="0AECBD43" w14:textId="77777777" w:rsidR="003924ED" w:rsidRPr="003924ED" w:rsidRDefault="003924ED">
            <w:pPr>
              <w:jc w:val="center"/>
              <w:rPr>
                <w:rFonts w:cs="Arial"/>
                <w:sz w:val="18"/>
                <w:szCs w:val="18"/>
              </w:rPr>
              <w:pPrChange w:id="285" w:author="Lucien Bickerstaff" w:date="2026-02-02T15:56:00Z" w16du:dateUtc="2026-02-02T14:56:00Z">
                <w:pPr>
                  <w:spacing w:after="160"/>
                </w:pPr>
              </w:pPrChange>
            </w:pPr>
            <w:r w:rsidRPr="003924ED">
              <w:rPr>
                <w:rFonts w:cs="Arial"/>
                <w:sz w:val="18"/>
                <w:szCs w:val="18"/>
              </w:rPr>
              <w:t>174</w:t>
            </w:r>
          </w:p>
        </w:tc>
        <w:tc>
          <w:tcPr>
            <w:tcW w:w="1105" w:type="dxa"/>
            <w:vAlign w:val="center"/>
          </w:tcPr>
          <w:p w14:paraId="37257727" w14:textId="77777777" w:rsidR="003924ED" w:rsidRPr="003924ED" w:rsidRDefault="003924ED">
            <w:pPr>
              <w:jc w:val="center"/>
              <w:rPr>
                <w:rFonts w:cs="Arial"/>
                <w:sz w:val="18"/>
                <w:szCs w:val="18"/>
              </w:rPr>
              <w:pPrChange w:id="286" w:author="Lucien Bickerstaff" w:date="2026-02-02T15:56:00Z" w16du:dateUtc="2026-02-02T14:56:00Z">
                <w:pPr>
                  <w:spacing w:after="160"/>
                </w:pPr>
              </w:pPrChange>
            </w:pPr>
            <w:r w:rsidRPr="003924ED">
              <w:rPr>
                <w:rFonts w:cs="Arial"/>
                <w:sz w:val="18"/>
                <w:szCs w:val="18"/>
              </w:rPr>
              <w:t>0.346</w:t>
            </w:r>
          </w:p>
        </w:tc>
        <w:tc>
          <w:tcPr>
            <w:tcW w:w="1276" w:type="dxa"/>
            <w:vAlign w:val="center"/>
          </w:tcPr>
          <w:p w14:paraId="3358D568" w14:textId="77777777" w:rsidR="003924ED" w:rsidRPr="003924ED" w:rsidRDefault="003924ED">
            <w:pPr>
              <w:jc w:val="center"/>
              <w:rPr>
                <w:rFonts w:cs="Arial"/>
                <w:sz w:val="18"/>
                <w:szCs w:val="18"/>
              </w:rPr>
              <w:pPrChange w:id="287" w:author="Lucien Bickerstaff" w:date="2026-02-02T15:56:00Z" w16du:dateUtc="2026-02-02T14:56:00Z">
                <w:pPr>
                  <w:spacing w:after="160"/>
                </w:pPr>
              </w:pPrChange>
            </w:pPr>
            <w:r w:rsidRPr="003924ED">
              <w:rPr>
                <w:rFonts w:cs="Arial"/>
                <w:sz w:val="18"/>
                <w:szCs w:val="18"/>
              </w:rPr>
              <w:t>191.183</w:t>
            </w:r>
          </w:p>
        </w:tc>
        <w:tc>
          <w:tcPr>
            <w:tcW w:w="998" w:type="dxa"/>
            <w:vAlign w:val="center"/>
          </w:tcPr>
          <w:p w14:paraId="71FFC022" w14:textId="77777777" w:rsidR="003924ED" w:rsidRPr="003924ED" w:rsidRDefault="003924ED">
            <w:pPr>
              <w:jc w:val="center"/>
              <w:rPr>
                <w:rFonts w:cs="Arial"/>
                <w:sz w:val="18"/>
                <w:szCs w:val="18"/>
              </w:rPr>
              <w:pPrChange w:id="288" w:author="Lucien Bickerstaff" w:date="2026-02-02T15:56:00Z" w16du:dateUtc="2026-02-02T14:56:00Z">
                <w:pPr>
                  <w:spacing w:after="160"/>
                </w:pPr>
              </w:pPrChange>
            </w:pPr>
            <w:r w:rsidRPr="003924ED">
              <w:rPr>
                <w:rFonts w:cs="Arial"/>
                <w:sz w:val="18"/>
                <w:szCs w:val="18"/>
              </w:rPr>
              <w:t>113.174</w:t>
            </w:r>
          </w:p>
        </w:tc>
        <w:tc>
          <w:tcPr>
            <w:tcW w:w="1127" w:type="dxa"/>
            <w:vAlign w:val="center"/>
          </w:tcPr>
          <w:p w14:paraId="7B7AD1E2" w14:textId="77777777" w:rsidR="003924ED" w:rsidRPr="003924ED" w:rsidRDefault="003924ED">
            <w:pPr>
              <w:jc w:val="center"/>
              <w:rPr>
                <w:rFonts w:cs="Arial"/>
                <w:sz w:val="18"/>
                <w:szCs w:val="18"/>
              </w:rPr>
              <w:pPrChange w:id="289" w:author="Lucien Bickerstaff" w:date="2026-02-02T15:56:00Z" w16du:dateUtc="2026-02-02T14:56:00Z">
                <w:pPr>
                  <w:spacing w:after="160"/>
                </w:pPr>
              </w:pPrChange>
            </w:pPr>
            <w:r w:rsidRPr="003924ED">
              <w:rPr>
                <w:rFonts w:cs="Arial"/>
                <w:sz w:val="18"/>
                <w:szCs w:val="18"/>
              </w:rPr>
              <w:t>0.592</w:t>
            </w:r>
          </w:p>
        </w:tc>
      </w:tr>
      <w:tr w:rsidR="003924ED" w:rsidRPr="003924ED" w14:paraId="544338B0" w14:textId="77777777" w:rsidTr="3FDB367F">
        <w:trPr>
          <w:trHeight w:val="57"/>
        </w:trPr>
        <w:tc>
          <w:tcPr>
            <w:tcW w:w="578" w:type="dxa"/>
            <w:vMerge/>
            <w:vAlign w:val="center"/>
          </w:tcPr>
          <w:p w14:paraId="7CA09A2B" w14:textId="77777777" w:rsidR="003924ED" w:rsidRPr="003924ED" w:rsidRDefault="003924ED">
            <w:pPr>
              <w:jc w:val="center"/>
              <w:rPr>
                <w:rFonts w:cs="Arial"/>
                <w:sz w:val="18"/>
                <w:szCs w:val="18"/>
              </w:rPr>
              <w:pPrChange w:id="290" w:author="Lucien Bickerstaff" w:date="2026-02-02T15:56:00Z" w16du:dateUtc="2026-02-02T14:56:00Z">
                <w:pPr>
                  <w:spacing w:after="160"/>
                </w:pPr>
              </w:pPrChange>
            </w:pPr>
          </w:p>
        </w:tc>
        <w:tc>
          <w:tcPr>
            <w:tcW w:w="887" w:type="dxa"/>
            <w:vAlign w:val="center"/>
          </w:tcPr>
          <w:p w14:paraId="38476433" w14:textId="77777777" w:rsidR="003924ED" w:rsidRPr="003924ED" w:rsidRDefault="003924ED">
            <w:pPr>
              <w:jc w:val="center"/>
              <w:rPr>
                <w:rFonts w:cs="Arial"/>
                <w:sz w:val="18"/>
                <w:szCs w:val="18"/>
              </w:rPr>
              <w:pPrChange w:id="291" w:author="Lucien Bickerstaff" w:date="2026-02-02T15:56:00Z" w16du:dateUtc="2026-02-02T14:56:00Z">
                <w:pPr>
                  <w:spacing w:after="160"/>
                </w:pPr>
              </w:pPrChange>
            </w:pPr>
            <w:r w:rsidRPr="003924ED">
              <w:rPr>
                <w:rFonts w:cs="Arial"/>
                <w:sz w:val="18"/>
                <w:szCs w:val="18"/>
              </w:rPr>
              <w:t>7</w:t>
            </w:r>
          </w:p>
        </w:tc>
        <w:tc>
          <w:tcPr>
            <w:tcW w:w="1224" w:type="dxa"/>
            <w:vAlign w:val="center"/>
          </w:tcPr>
          <w:p w14:paraId="25DBC6AE" w14:textId="77777777" w:rsidR="003924ED" w:rsidRPr="003924ED" w:rsidRDefault="003924ED">
            <w:pPr>
              <w:jc w:val="center"/>
              <w:rPr>
                <w:rFonts w:cs="Arial"/>
                <w:sz w:val="18"/>
                <w:szCs w:val="18"/>
              </w:rPr>
              <w:pPrChange w:id="292" w:author="Lucien Bickerstaff" w:date="2026-02-02T15:56:00Z" w16du:dateUtc="2026-02-02T14:56:00Z">
                <w:pPr>
                  <w:spacing w:after="160"/>
                </w:pPr>
              </w:pPrChange>
            </w:pPr>
            <w:r w:rsidRPr="003924ED">
              <w:rPr>
                <w:rFonts w:cs="Arial"/>
                <w:sz w:val="18"/>
                <w:szCs w:val="18"/>
              </w:rPr>
              <w:t>545</w:t>
            </w:r>
          </w:p>
        </w:tc>
        <w:tc>
          <w:tcPr>
            <w:tcW w:w="1134" w:type="dxa"/>
            <w:vAlign w:val="center"/>
          </w:tcPr>
          <w:p w14:paraId="7B61C5FE" w14:textId="77777777" w:rsidR="003924ED" w:rsidRPr="003924ED" w:rsidRDefault="003924ED">
            <w:pPr>
              <w:jc w:val="center"/>
              <w:rPr>
                <w:rFonts w:cs="Arial"/>
                <w:sz w:val="18"/>
                <w:szCs w:val="18"/>
              </w:rPr>
              <w:pPrChange w:id="293" w:author="Lucien Bickerstaff" w:date="2026-02-02T15:56:00Z" w16du:dateUtc="2026-02-02T14:56:00Z">
                <w:pPr>
                  <w:spacing w:after="160"/>
                </w:pPr>
              </w:pPrChange>
            </w:pPr>
            <w:r w:rsidRPr="003924ED">
              <w:rPr>
                <w:rFonts w:cs="Arial"/>
                <w:sz w:val="18"/>
                <w:szCs w:val="18"/>
              </w:rPr>
              <w:t>Lime</w:t>
            </w:r>
          </w:p>
        </w:tc>
        <w:tc>
          <w:tcPr>
            <w:tcW w:w="1021" w:type="dxa"/>
            <w:vAlign w:val="center"/>
          </w:tcPr>
          <w:p w14:paraId="70F597BB" w14:textId="77777777" w:rsidR="003924ED" w:rsidRPr="003924ED" w:rsidRDefault="003924ED">
            <w:pPr>
              <w:jc w:val="center"/>
              <w:rPr>
                <w:rFonts w:cs="Arial"/>
                <w:sz w:val="18"/>
                <w:szCs w:val="18"/>
              </w:rPr>
              <w:pPrChange w:id="294" w:author="Lucien Bickerstaff" w:date="2026-02-02T15:56:00Z" w16du:dateUtc="2026-02-02T14:56:00Z">
                <w:pPr>
                  <w:spacing w:after="160"/>
                </w:pPr>
              </w:pPrChange>
            </w:pPr>
            <w:r w:rsidRPr="003924ED">
              <w:rPr>
                <w:rFonts w:cs="Arial"/>
                <w:sz w:val="18"/>
                <w:szCs w:val="18"/>
              </w:rPr>
              <w:t>115</w:t>
            </w:r>
          </w:p>
        </w:tc>
        <w:tc>
          <w:tcPr>
            <w:tcW w:w="1105" w:type="dxa"/>
            <w:vAlign w:val="center"/>
          </w:tcPr>
          <w:p w14:paraId="18CAE7E2" w14:textId="77777777" w:rsidR="003924ED" w:rsidRPr="003924ED" w:rsidRDefault="003924ED">
            <w:pPr>
              <w:jc w:val="center"/>
              <w:rPr>
                <w:rFonts w:cs="Arial"/>
                <w:sz w:val="18"/>
                <w:szCs w:val="18"/>
              </w:rPr>
              <w:pPrChange w:id="295" w:author="Lucien Bickerstaff" w:date="2026-02-02T15:56:00Z" w16du:dateUtc="2026-02-02T14:56:00Z">
                <w:pPr>
                  <w:spacing w:after="160"/>
                </w:pPr>
              </w:pPrChange>
            </w:pPr>
            <w:r w:rsidRPr="003924ED">
              <w:rPr>
                <w:rFonts w:cs="Arial"/>
                <w:sz w:val="18"/>
                <w:szCs w:val="18"/>
              </w:rPr>
              <w:t>0.342</w:t>
            </w:r>
          </w:p>
        </w:tc>
        <w:tc>
          <w:tcPr>
            <w:tcW w:w="1276" w:type="dxa"/>
            <w:vAlign w:val="center"/>
          </w:tcPr>
          <w:p w14:paraId="3B2E81D3" w14:textId="77777777" w:rsidR="003924ED" w:rsidRPr="003924ED" w:rsidRDefault="003924ED">
            <w:pPr>
              <w:jc w:val="center"/>
              <w:rPr>
                <w:rFonts w:cs="Arial"/>
                <w:sz w:val="18"/>
                <w:szCs w:val="18"/>
              </w:rPr>
              <w:pPrChange w:id="296" w:author="Lucien Bickerstaff" w:date="2026-02-02T15:56:00Z" w16du:dateUtc="2026-02-02T14:56:00Z">
                <w:pPr>
                  <w:spacing w:after="160"/>
                </w:pPr>
              </w:pPrChange>
            </w:pPr>
            <w:r w:rsidRPr="003924ED">
              <w:rPr>
                <w:rFonts w:cs="Arial"/>
                <w:sz w:val="18"/>
                <w:szCs w:val="18"/>
              </w:rPr>
              <w:t>152.137</w:t>
            </w:r>
          </w:p>
        </w:tc>
        <w:tc>
          <w:tcPr>
            <w:tcW w:w="998" w:type="dxa"/>
            <w:vAlign w:val="center"/>
          </w:tcPr>
          <w:p w14:paraId="02374264" w14:textId="77777777" w:rsidR="003924ED" w:rsidRPr="003924ED" w:rsidRDefault="003924ED">
            <w:pPr>
              <w:jc w:val="center"/>
              <w:rPr>
                <w:rFonts w:cs="Arial"/>
                <w:sz w:val="18"/>
                <w:szCs w:val="18"/>
              </w:rPr>
              <w:pPrChange w:id="297" w:author="Lucien Bickerstaff" w:date="2026-02-02T15:56:00Z" w16du:dateUtc="2026-02-02T14:56:00Z">
                <w:pPr>
                  <w:spacing w:after="160"/>
                </w:pPr>
              </w:pPrChange>
            </w:pPr>
            <w:r w:rsidRPr="003924ED">
              <w:rPr>
                <w:rFonts w:cs="Arial"/>
                <w:sz w:val="18"/>
                <w:szCs w:val="18"/>
              </w:rPr>
              <w:t>59.395</w:t>
            </w:r>
          </w:p>
        </w:tc>
        <w:tc>
          <w:tcPr>
            <w:tcW w:w="1127" w:type="dxa"/>
            <w:vAlign w:val="center"/>
          </w:tcPr>
          <w:p w14:paraId="1CFA956D" w14:textId="77777777" w:rsidR="003924ED" w:rsidRPr="003924ED" w:rsidRDefault="003924ED">
            <w:pPr>
              <w:jc w:val="center"/>
              <w:rPr>
                <w:rFonts w:cs="Arial"/>
                <w:sz w:val="18"/>
                <w:szCs w:val="18"/>
              </w:rPr>
              <w:pPrChange w:id="298" w:author="Lucien Bickerstaff" w:date="2026-02-02T15:56:00Z" w16du:dateUtc="2026-02-02T14:56:00Z">
                <w:pPr>
                  <w:spacing w:after="160"/>
                </w:pPr>
              </w:pPrChange>
            </w:pPr>
            <w:r w:rsidRPr="003924ED">
              <w:rPr>
                <w:rFonts w:cs="Arial"/>
                <w:sz w:val="18"/>
                <w:szCs w:val="18"/>
              </w:rPr>
              <w:t>0.390</w:t>
            </w:r>
          </w:p>
        </w:tc>
      </w:tr>
      <w:tr w:rsidR="003924ED" w:rsidRPr="003924ED" w14:paraId="1A1A97C8" w14:textId="77777777" w:rsidTr="3FDB367F">
        <w:trPr>
          <w:trHeight w:val="57"/>
        </w:trPr>
        <w:tc>
          <w:tcPr>
            <w:tcW w:w="578" w:type="dxa"/>
            <w:vMerge w:val="restart"/>
            <w:vAlign w:val="center"/>
          </w:tcPr>
          <w:p w14:paraId="31E28A5C" w14:textId="77777777" w:rsidR="003924ED" w:rsidRPr="003924ED" w:rsidRDefault="003924ED" w:rsidP="00062191">
            <w:pPr>
              <w:jc w:val="center"/>
              <w:rPr>
                <w:rFonts w:cs="Arial"/>
                <w:sz w:val="18"/>
                <w:szCs w:val="18"/>
              </w:rPr>
            </w:pPr>
            <w:r w:rsidRPr="003924ED">
              <w:rPr>
                <w:rFonts w:cs="Arial"/>
                <w:sz w:val="18"/>
                <w:szCs w:val="18"/>
              </w:rPr>
              <w:t>3</w:t>
            </w:r>
          </w:p>
        </w:tc>
        <w:tc>
          <w:tcPr>
            <w:tcW w:w="887" w:type="dxa"/>
            <w:vAlign w:val="center"/>
          </w:tcPr>
          <w:p w14:paraId="5AE2BDC4" w14:textId="77777777" w:rsidR="003924ED" w:rsidRPr="003924ED" w:rsidRDefault="003924ED" w:rsidP="00062191">
            <w:pPr>
              <w:jc w:val="center"/>
              <w:rPr>
                <w:rFonts w:cs="Arial"/>
                <w:sz w:val="18"/>
                <w:szCs w:val="18"/>
              </w:rPr>
            </w:pPr>
            <w:r w:rsidRPr="003924ED">
              <w:rPr>
                <w:rFonts w:cs="Arial"/>
                <w:sz w:val="18"/>
                <w:szCs w:val="18"/>
              </w:rPr>
              <w:t>2</w:t>
            </w:r>
          </w:p>
        </w:tc>
        <w:tc>
          <w:tcPr>
            <w:tcW w:w="1224" w:type="dxa"/>
            <w:vAlign w:val="center"/>
          </w:tcPr>
          <w:p w14:paraId="4796F9F2" w14:textId="77777777" w:rsidR="003924ED" w:rsidRPr="003924ED" w:rsidRDefault="003924ED" w:rsidP="00062191">
            <w:pPr>
              <w:jc w:val="center"/>
              <w:rPr>
                <w:rFonts w:cs="Arial"/>
                <w:sz w:val="18"/>
                <w:szCs w:val="18"/>
              </w:rPr>
            </w:pPr>
            <w:r w:rsidRPr="003924ED">
              <w:rPr>
                <w:rFonts w:cs="Arial"/>
                <w:sz w:val="18"/>
                <w:szCs w:val="18"/>
              </w:rPr>
              <w:t>445</w:t>
            </w:r>
          </w:p>
        </w:tc>
        <w:tc>
          <w:tcPr>
            <w:tcW w:w="1134" w:type="dxa"/>
            <w:vAlign w:val="center"/>
          </w:tcPr>
          <w:p w14:paraId="05FF886B" w14:textId="77777777" w:rsidR="003924ED" w:rsidRPr="003924ED" w:rsidRDefault="003924ED" w:rsidP="00062191">
            <w:pPr>
              <w:jc w:val="center"/>
              <w:rPr>
                <w:rFonts w:cs="Arial"/>
                <w:sz w:val="18"/>
                <w:szCs w:val="18"/>
              </w:rPr>
            </w:pPr>
            <w:r w:rsidRPr="003924ED">
              <w:rPr>
                <w:rFonts w:cs="Arial"/>
                <w:sz w:val="18"/>
                <w:szCs w:val="18"/>
              </w:rPr>
              <w:t>Royal blue</w:t>
            </w:r>
          </w:p>
        </w:tc>
        <w:tc>
          <w:tcPr>
            <w:tcW w:w="1021" w:type="dxa"/>
            <w:vAlign w:val="center"/>
          </w:tcPr>
          <w:p w14:paraId="372119A2" w14:textId="77777777" w:rsidR="003924ED" w:rsidRPr="003924ED" w:rsidRDefault="003924ED" w:rsidP="00062191">
            <w:pPr>
              <w:jc w:val="center"/>
              <w:rPr>
                <w:rFonts w:cs="Arial"/>
                <w:sz w:val="18"/>
                <w:szCs w:val="18"/>
              </w:rPr>
            </w:pPr>
            <w:r w:rsidRPr="003924ED">
              <w:rPr>
                <w:rFonts w:cs="Arial"/>
                <w:sz w:val="18"/>
                <w:szCs w:val="18"/>
              </w:rPr>
              <w:t>439</w:t>
            </w:r>
          </w:p>
        </w:tc>
        <w:tc>
          <w:tcPr>
            <w:tcW w:w="1105" w:type="dxa"/>
            <w:vAlign w:val="center"/>
          </w:tcPr>
          <w:p w14:paraId="0BE12E80" w14:textId="77777777" w:rsidR="003924ED" w:rsidRPr="003924ED" w:rsidRDefault="003924ED" w:rsidP="00062191">
            <w:pPr>
              <w:jc w:val="center"/>
              <w:rPr>
                <w:rFonts w:cs="Arial"/>
                <w:sz w:val="18"/>
                <w:szCs w:val="18"/>
              </w:rPr>
            </w:pPr>
            <w:r w:rsidRPr="003924ED">
              <w:rPr>
                <w:rFonts w:cs="Arial"/>
                <w:sz w:val="18"/>
                <w:szCs w:val="18"/>
              </w:rPr>
              <w:t>1.514</w:t>
            </w:r>
          </w:p>
        </w:tc>
        <w:tc>
          <w:tcPr>
            <w:tcW w:w="1276" w:type="dxa"/>
            <w:vAlign w:val="center"/>
          </w:tcPr>
          <w:p w14:paraId="58C1A563" w14:textId="77777777" w:rsidR="003924ED" w:rsidRPr="003924ED" w:rsidRDefault="003924ED" w:rsidP="00062191">
            <w:pPr>
              <w:jc w:val="center"/>
              <w:rPr>
                <w:rFonts w:cs="Arial"/>
                <w:sz w:val="18"/>
                <w:szCs w:val="18"/>
              </w:rPr>
            </w:pPr>
            <w:r w:rsidRPr="003924ED">
              <w:rPr>
                <w:rFonts w:cs="Arial"/>
                <w:sz w:val="18"/>
                <w:szCs w:val="18"/>
              </w:rPr>
              <w:t>52.891</w:t>
            </w:r>
          </w:p>
        </w:tc>
        <w:tc>
          <w:tcPr>
            <w:tcW w:w="998" w:type="dxa"/>
            <w:vAlign w:val="center"/>
          </w:tcPr>
          <w:p w14:paraId="17F2AC58" w14:textId="77777777" w:rsidR="003924ED" w:rsidRPr="003924ED" w:rsidRDefault="003924ED" w:rsidP="00062191">
            <w:pPr>
              <w:jc w:val="center"/>
              <w:rPr>
                <w:rFonts w:cs="Arial"/>
                <w:sz w:val="18"/>
                <w:szCs w:val="18"/>
              </w:rPr>
            </w:pPr>
            <w:r w:rsidRPr="003924ED">
              <w:rPr>
                <w:rFonts w:cs="Arial"/>
                <w:sz w:val="18"/>
                <w:szCs w:val="18"/>
              </w:rPr>
              <w:t>540.104</w:t>
            </w:r>
          </w:p>
        </w:tc>
        <w:tc>
          <w:tcPr>
            <w:tcW w:w="1127" w:type="dxa"/>
            <w:vAlign w:val="center"/>
          </w:tcPr>
          <w:p w14:paraId="53CA7C97" w14:textId="77777777" w:rsidR="003924ED" w:rsidRPr="003924ED" w:rsidRDefault="003924ED" w:rsidP="00062191">
            <w:pPr>
              <w:jc w:val="center"/>
              <w:rPr>
                <w:rFonts w:cs="Arial"/>
                <w:sz w:val="18"/>
                <w:szCs w:val="18"/>
              </w:rPr>
            </w:pPr>
            <w:r w:rsidRPr="003924ED">
              <w:rPr>
                <w:rFonts w:cs="Arial"/>
                <w:sz w:val="18"/>
                <w:szCs w:val="18"/>
              </w:rPr>
              <w:t>10.212</w:t>
            </w:r>
          </w:p>
        </w:tc>
      </w:tr>
      <w:tr w:rsidR="003924ED" w:rsidRPr="003924ED" w14:paraId="60CAC53E" w14:textId="77777777" w:rsidTr="3FDB367F">
        <w:trPr>
          <w:trHeight w:val="57"/>
        </w:trPr>
        <w:tc>
          <w:tcPr>
            <w:tcW w:w="578" w:type="dxa"/>
            <w:vMerge/>
            <w:vAlign w:val="center"/>
          </w:tcPr>
          <w:p w14:paraId="093D8EDA" w14:textId="77777777" w:rsidR="003924ED" w:rsidRPr="003924ED" w:rsidRDefault="003924ED">
            <w:pPr>
              <w:jc w:val="center"/>
              <w:rPr>
                <w:rFonts w:cs="Arial"/>
                <w:sz w:val="18"/>
                <w:szCs w:val="18"/>
              </w:rPr>
              <w:pPrChange w:id="299" w:author="Lucien Bickerstaff" w:date="2026-02-02T15:56:00Z" w16du:dateUtc="2026-02-02T14:56:00Z">
                <w:pPr>
                  <w:spacing w:after="160"/>
                </w:pPr>
              </w:pPrChange>
            </w:pPr>
          </w:p>
        </w:tc>
        <w:tc>
          <w:tcPr>
            <w:tcW w:w="887" w:type="dxa"/>
            <w:vAlign w:val="center"/>
          </w:tcPr>
          <w:p w14:paraId="199E07B5" w14:textId="77777777" w:rsidR="003924ED" w:rsidRPr="003924ED" w:rsidRDefault="003924ED">
            <w:pPr>
              <w:jc w:val="center"/>
              <w:rPr>
                <w:rFonts w:cs="Arial"/>
                <w:sz w:val="18"/>
                <w:szCs w:val="18"/>
              </w:rPr>
              <w:pPrChange w:id="300" w:author="Lucien Bickerstaff" w:date="2026-02-02T15:56:00Z" w16du:dateUtc="2026-02-02T14:56:00Z">
                <w:pPr>
                  <w:spacing w:after="160"/>
                </w:pPr>
              </w:pPrChange>
            </w:pPr>
            <w:r w:rsidRPr="003924ED">
              <w:rPr>
                <w:rFonts w:cs="Arial"/>
                <w:sz w:val="18"/>
                <w:szCs w:val="18"/>
              </w:rPr>
              <w:t>3</w:t>
            </w:r>
          </w:p>
        </w:tc>
        <w:tc>
          <w:tcPr>
            <w:tcW w:w="1224" w:type="dxa"/>
            <w:vAlign w:val="center"/>
          </w:tcPr>
          <w:p w14:paraId="5E9A5B4E" w14:textId="77777777" w:rsidR="003924ED" w:rsidRPr="003924ED" w:rsidRDefault="003924ED">
            <w:pPr>
              <w:jc w:val="center"/>
              <w:rPr>
                <w:rFonts w:cs="Arial"/>
                <w:sz w:val="18"/>
                <w:szCs w:val="18"/>
              </w:rPr>
              <w:pPrChange w:id="301" w:author="Lucien Bickerstaff" w:date="2026-02-02T15:56:00Z" w16du:dateUtc="2026-02-02T14:56:00Z">
                <w:pPr>
                  <w:spacing w:after="160"/>
                </w:pPr>
              </w:pPrChange>
            </w:pPr>
            <w:r w:rsidRPr="003924ED">
              <w:rPr>
                <w:rFonts w:cs="Arial"/>
                <w:sz w:val="18"/>
                <w:szCs w:val="18"/>
              </w:rPr>
              <w:t>465</w:t>
            </w:r>
          </w:p>
        </w:tc>
        <w:tc>
          <w:tcPr>
            <w:tcW w:w="1134" w:type="dxa"/>
            <w:vAlign w:val="center"/>
          </w:tcPr>
          <w:p w14:paraId="62ADB426" w14:textId="77777777" w:rsidR="003924ED" w:rsidRPr="003924ED" w:rsidRDefault="003924ED">
            <w:pPr>
              <w:jc w:val="center"/>
              <w:rPr>
                <w:rFonts w:cs="Arial"/>
                <w:sz w:val="18"/>
                <w:szCs w:val="18"/>
              </w:rPr>
              <w:pPrChange w:id="302" w:author="Lucien Bickerstaff" w:date="2026-02-02T15:56:00Z" w16du:dateUtc="2026-02-02T14:56:00Z">
                <w:pPr>
                  <w:spacing w:after="160"/>
                </w:pPr>
              </w:pPrChange>
            </w:pPr>
            <w:r w:rsidRPr="003924ED">
              <w:rPr>
                <w:rFonts w:cs="Arial"/>
                <w:sz w:val="18"/>
                <w:szCs w:val="18"/>
              </w:rPr>
              <w:t>Dark blue</w:t>
            </w:r>
          </w:p>
        </w:tc>
        <w:tc>
          <w:tcPr>
            <w:tcW w:w="1021" w:type="dxa"/>
            <w:vAlign w:val="center"/>
          </w:tcPr>
          <w:p w14:paraId="3CE4F676" w14:textId="77777777" w:rsidR="003924ED" w:rsidRPr="003924ED" w:rsidRDefault="003924ED">
            <w:pPr>
              <w:jc w:val="center"/>
              <w:rPr>
                <w:rFonts w:cs="Arial"/>
                <w:sz w:val="18"/>
                <w:szCs w:val="18"/>
              </w:rPr>
              <w:pPrChange w:id="303" w:author="Lucien Bickerstaff" w:date="2026-02-02T15:56:00Z" w16du:dateUtc="2026-02-02T14:56:00Z">
                <w:pPr>
                  <w:spacing w:after="160"/>
                </w:pPr>
              </w:pPrChange>
            </w:pPr>
            <w:r w:rsidRPr="003924ED">
              <w:rPr>
                <w:rFonts w:cs="Arial"/>
                <w:sz w:val="18"/>
                <w:szCs w:val="18"/>
              </w:rPr>
              <w:t>537</w:t>
            </w:r>
          </w:p>
        </w:tc>
        <w:tc>
          <w:tcPr>
            <w:tcW w:w="1105" w:type="dxa"/>
            <w:vAlign w:val="center"/>
          </w:tcPr>
          <w:p w14:paraId="36CFF2D8" w14:textId="77777777" w:rsidR="003924ED" w:rsidRPr="003924ED" w:rsidRDefault="003924ED">
            <w:pPr>
              <w:jc w:val="center"/>
              <w:rPr>
                <w:rFonts w:cs="Arial"/>
                <w:sz w:val="18"/>
                <w:szCs w:val="18"/>
              </w:rPr>
              <w:pPrChange w:id="304" w:author="Lucien Bickerstaff" w:date="2026-02-02T15:56:00Z" w16du:dateUtc="2026-02-02T14:56:00Z">
                <w:pPr>
                  <w:spacing w:after="160"/>
                </w:pPr>
              </w:pPrChange>
            </w:pPr>
            <w:r w:rsidRPr="003924ED">
              <w:rPr>
                <w:rFonts w:cs="Arial"/>
                <w:sz w:val="18"/>
                <w:szCs w:val="18"/>
              </w:rPr>
              <w:t>1.703</w:t>
            </w:r>
          </w:p>
        </w:tc>
        <w:tc>
          <w:tcPr>
            <w:tcW w:w="1276" w:type="dxa"/>
            <w:vAlign w:val="center"/>
          </w:tcPr>
          <w:p w14:paraId="62A42A79" w14:textId="77777777" w:rsidR="003924ED" w:rsidRPr="003924ED" w:rsidRDefault="003924ED">
            <w:pPr>
              <w:jc w:val="center"/>
              <w:rPr>
                <w:rFonts w:cs="Arial"/>
                <w:sz w:val="18"/>
                <w:szCs w:val="18"/>
              </w:rPr>
              <w:pPrChange w:id="305" w:author="Lucien Bickerstaff" w:date="2026-02-02T15:56:00Z" w16du:dateUtc="2026-02-02T14:56:00Z">
                <w:pPr>
                  <w:spacing w:after="160"/>
                </w:pPr>
              </w:pPrChange>
            </w:pPr>
            <w:r w:rsidRPr="003924ED">
              <w:rPr>
                <w:rFonts w:cs="Arial"/>
                <w:sz w:val="18"/>
                <w:szCs w:val="18"/>
              </w:rPr>
              <w:t>130.209</w:t>
            </w:r>
          </w:p>
        </w:tc>
        <w:tc>
          <w:tcPr>
            <w:tcW w:w="998" w:type="dxa"/>
            <w:vAlign w:val="center"/>
          </w:tcPr>
          <w:p w14:paraId="4EFE5446" w14:textId="77777777" w:rsidR="003924ED" w:rsidRPr="003924ED" w:rsidRDefault="003924ED">
            <w:pPr>
              <w:jc w:val="center"/>
              <w:rPr>
                <w:rFonts w:cs="Arial"/>
                <w:sz w:val="18"/>
                <w:szCs w:val="18"/>
              </w:rPr>
              <w:pPrChange w:id="306" w:author="Lucien Bickerstaff" w:date="2026-02-02T15:56:00Z" w16du:dateUtc="2026-02-02T14:56:00Z">
                <w:pPr>
                  <w:spacing w:after="160"/>
                </w:pPr>
              </w:pPrChange>
            </w:pPr>
            <w:r w:rsidRPr="003924ED">
              <w:rPr>
                <w:rFonts w:cs="Arial"/>
                <w:sz w:val="18"/>
                <w:szCs w:val="18"/>
              </w:rPr>
              <w:t>991.170</w:t>
            </w:r>
          </w:p>
        </w:tc>
        <w:tc>
          <w:tcPr>
            <w:tcW w:w="1127" w:type="dxa"/>
            <w:vAlign w:val="center"/>
          </w:tcPr>
          <w:p w14:paraId="0DF3E5FD" w14:textId="77777777" w:rsidR="003924ED" w:rsidRPr="003924ED" w:rsidRDefault="003924ED">
            <w:pPr>
              <w:jc w:val="center"/>
              <w:rPr>
                <w:rFonts w:cs="Arial"/>
                <w:sz w:val="18"/>
                <w:szCs w:val="18"/>
              </w:rPr>
              <w:pPrChange w:id="307" w:author="Lucien Bickerstaff" w:date="2026-02-02T15:56:00Z" w16du:dateUtc="2026-02-02T14:56:00Z">
                <w:pPr>
                  <w:spacing w:after="160"/>
                </w:pPr>
              </w:pPrChange>
            </w:pPr>
            <w:r w:rsidRPr="003924ED">
              <w:rPr>
                <w:rFonts w:cs="Arial"/>
                <w:sz w:val="18"/>
                <w:szCs w:val="18"/>
              </w:rPr>
              <w:t>7.612</w:t>
            </w:r>
          </w:p>
        </w:tc>
      </w:tr>
      <w:tr w:rsidR="003924ED" w:rsidRPr="003924ED" w14:paraId="33097FB2" w14:textId="77777777" w:rsidTr="3FDB367F">
        <w:trPr>
          <w:trHeight w:val="57"/>
        </w:trPr>
        <w:tc>
          <w:tcPr>
            <w:tcW w:w="578" w:type="dxa"/>
            <w:vMerge/>
            <w:vAlign w:val="center"/>
          </w:tcPr>
          <w:p w14:paraId="5DFDCD6A" w14:textId="77777777" w:rsidR="003924ED" w:rsidRPr="003924ED" w:rsidRDefault="003924ED">
            <w:pPr>
              <w:jc w:val="center"/>
              <w:rPr>
                <w:rFonts w:cs="Arial"/>
                <w:sz w:val="18"/>
                <w:szCs w:val="18"/>
              </w:rPr>
              <w:pPrChange w:id="308" w:author="Lucien Bickerstaff" w:date="2026-02-02T15:56:00Z" w16du:dateUtc="2026-02-02T14:56:00Z">
                <w:pPr>
                  <w:spacing w:after="160"/>
                </w:pPr>
              </w:pPrChange>
            </w:pPr>
          </w:p>
        </w:tc>
        <w:tc>
          <w:tcPr>
            <w:tcW w:w="887" w:type="dxa"/>
            <w:vAlign w:val="center"/>
          </w:tcPr>
          <w:p w14:paraId="6CBE38F1" w14:textId="77777777" w:rsidR="003924ED" w:rsidRPr="003924ED" w:rsidRDefault="003924ED">
            <w:pPr>
              <w:jc w:val="center"/>
              <w:rPr>
                <w:rFonts w:cs="Arial"/>
                <w:sz w:val="18"/>
                <w:szCs w:val="18"/>
              </w:rPr>
              <w:pPrChange w:id="309" w:author="Lucien Bickerstaff" w:date="2026-02-02T15:56:00Z" w16du:dateUtc="2026-02-02T14:56:00Z">
                <w:pPr>
                  <w:spacing w:after="160"/>
                </w:pPr>
              </w:pPrChange>
            </w:pPr>
            <w:r w:rsidRPr="003924ED">
              <w:rPr>
                <w:rFonts w:cs="Arial"/>
                <w:sz w:val="18"/>
                <w:szCs w:val="18"/>
              </w:rPr>
              <w:t>4</w:t>
            </w:r>
          </w:p>
        </w:tc>
        <w:tc>
          <w:tcPr>
            <w:tcW w:w="1224" w:type="dxa"/>
            <w:vAlign w:val="center"/>
          </w:tcPr>
          <w:p w14:paraId="589B62CC" w14:textId="77777777" w:rsidR="003924ED" w:rsidRPr="003924ED" w:rsidRDefault="003924ED">
            <w:pPr>
              <w:jc w:val="center"/>
              <w:rPr>
                <w:rFonts w:cs="Arial"/>
                <w:sz w:val="18"/>
                <w:szCs w:val="18"/>
              </w:rPr>
              <w:pPrChange w:id="310" w:author="Lucien Bickerstaff" w:date="2026-02-02T15:56:00Z" w16du:dateUtc="2026-02-02T14:56:00Z">
                <w:pPr>
                  <w:spacing w:after="160"/>
                </w:pPr>
              </w:pPrChange>
            </w:pPr>
            <w:r w:rsidRPr="003924ED">
              <w:rPr>
                <w:rFonts w:cs="Arial"/>
                <w:sz w:val="18"/>
                <w:szCs w:val="18"/>
              </w:rPr>
              <w:t>475</w:t>
            </w:r>
          </w:p>
        </w:tc>
        <w:tc>
          <w:tcPr>
            <w:tcW w:w="1134" w:type="dxa"/>
            <w:vAlign w:val="center"/>
          </w:tcPr>
          <w:p w14:paraId="5C29FF81" w14:textId="77777777" w:rsidR="003924ED" w:rsidRPr="003924ED" w:rsidRDefault="003924ED">
            <w:pPr>
              <w:jc w:val="center"/>
              <w:rPr>
                <w:rFonts w:cs="Arial"/>
                <w:sz w:val="18"/>
                <w:szCs w:val="18"/>
              </w:rPr>
              <w:pPrChange w:id="311" w:author="Lucien Bickerstaff" w:date="2026-02-02T15:56:00Z" w16du:dateUtc="2026-02-02T14:56:00Z">
                <w:pPr>
                  <w:spacing w:after="160"/>
                </w:pPr>
              </w:pPrChange>
            </w:pPr>
            <w:r w:rsidRPr="003924ED">
              <w:rPr>
                <w:rFonts w:cs="Arial"/>
                <w:sz w:val="18"/>
                <w:szCs w:val="18"/>
              </w:rPr>
              <w:t>Blue</w:t>
            </w:r>
          </w:p>
        </w:tc>
        <w:tc>
          <w:tcPr>
            <w:tcW w:w="1021" w:type="dxa"/>
            <w:vAlign w:val="center"/>
          </w:tcPr>
          <w:p w14:paraId="523BD812" w14:textId="77777777" w:rsidR="003924ED" w:rsidRPr="003924ED" w:rsidRDefault="003924ED">
            <w:pPr>
              <w:jc w:val="center"/>
              <w:rPr>
                <w:rFonts w:cs="Arial"/>
                <w:sz w:val="18"/>
                <w:szCs w:val="18"/>
              </w:rPr>
              <w:pPrChange w:id="312" w:author="Lucien Bickerstaff" w:date="2026-02-02T15:56:00Z" w16du:dateUtc="2026-02-02T14:56:00Z">
                <w:pPr>
                  <w:spacing w:after="160"/>
                </w:pPr>
              </w:pPrChange>
            </w:pPr>
            <w:r w:rsidRPr="003924ED">
              <w:rPr>
                <w:rFonts w:cs="Arial"/>
                <w:sz w:val="18"/>
                <w:szCs w:val="18"/>
              </w:rPr>
              <w:t>622</w:t>
            </w:r>
          </w:p>
        </w:tc>
        <w:tc>
          <w:tcPr>
            <w:tcW w:w="1105" w:type="dxa"/>
            <w:vAlign w:val="center"/>
          </w:tcPr>
          <w:p w14:paraId="5CDD0D11" w14:textId="77777777" w:rsidR="003924ED" w:rsidRPr="003924ED" w:rsidRDefault="003924ED">
            <w:pPr>
              <w:jc w:val="center"/>
              <w:rPr>
                <w:rFonts w:cs="Arial"/>
                <w:sz w:val="18"/>
                <w:szCs w:val="18"/>
              </w:rPr>
              <w:pPrChange w:id="313" w:author="Lucien Bickerstaff" w:date="2026-02-02T15:56:00Z" w16du:dateUtc="2026-02-02T14:56:00Z">
                <w:pPr>
                  <w:spacing w:after="160"/>
                </w:pPr>
              </w:pPrChange>
            </w:pPr>
            <w:r w:rsidRPr="003924ED">
              <w:rPr>
                <w:rFonts w:cs="Arial"/>
                <w:sz w:val="18"/>
                <w:szCs w:val="18"/>
              </w:rPr>
              <w:t>1.883</w:t>
            </w:r>
          </w:p>
        </w:tc>
        <w:tc>
          <w:tcPr>
            <w:tcW w:w="1276" w:type="dxa"/>
            <w:vAlign w:val="center"/>
          </w:tcPr>
          <w:p w14:paraId="274B3FE9" w14:textId="77777777" w:rsidR="003924ED" w:rsidRPr="003924ED" w:rsidRDefault="003924ED">
            <w:pPr>
              <w:jc w:val="center"/>
              <w:rPr>
                <w:rFonts w:cs="Arial"/>
                <w:sz w:val="18"/>
                <w:szCs w:val="18"/>
              </w:rPr>
              <w:pPrChange w:id="314" w:author="Lucien Bickerstaff" w:date="2026-02-02T15:56:00Z" w16du:dateUtc="2026-02-02T14:56:00Z">
                <w:pPr>
                  <w:spacing w:after="160"/>
                </w:pPr>
              </w:pPrChange>
            </w:pPr>
            <w:r w:rsidRPr="003924ED">
              <w:rPr>
                <w:rFonts w:cs="Arial"/>
                <w:sz w:val="18"/>
                <w:szCs w:val="18"/>
              </w:rPr>
              <w:t>216.493</w:t>
            </w:r>
          </w:p>
        </w:tc>
        <w:tc>
          <w:tcPr>
            <w:tcW w:w="998" w:type="dxa"/>
            <w:vAlign w:val="center"/>
          </w:tcPr>
          <w:p w14:paraId="0CDF955B" w14:textId="77777777" w:rsidR="003924ED" w:rsidRPr="003924ED" w:rsidRDefault="003924ED">
            <w:pPr>
              <w:jc w:val="center"/>
              <w:rPr>
                <w:rFonts w:cs="Arial"/>
                <w:sz w:val="18"/>
                <w:szCs w:val="18"/>
              </w:rPr>
              <w:pPrChange w:id="315" w:author="Lucien Bickerstaff" w:date="2026-02-02T15:56:00Z" w16du:dateUtc="2026-02-02T14:56:00Z">
                <w:pPr>
                  <w:spacing w:after="160"/>
                </w:pPr>
              </w:pPrChange>
            </w:pPr>
            <w:r w:rsidRPr="003924ED">
              <w:rPr>
                <w:rFonts w:cs="Arial"/>
                <w:sz w:val="18"/>
                <w:szCs w:val="18"/>
              </w:rPr>
              <w:t>1207.548</w:t>
            </w:r>
          </w:p>
        </w:tc>
        <w:tc>
          <w:tcPr>
            <w:tcW w:w="1127" w:type="dxa"/>
            <w:vAlign w:val="center"/>
          </w:tcPr>
          <w:p w14:paraId="78717103" w14:textId="77777777" w:rsidR="003924ED" w:rsidRPr="003924ED" w:rsidRDefault="003924ED">
            <w:pPr>
              <w:jc w:val="center"/>
              <w:rPr>
                <w:rFonts w:cs="Arial"/>
                <w:sz w:val="18"/>
                <w:szCs w:val="18"/>
              </w:rPr>
              <w:pPrChange w:id="316" w:author="Lucien Bickerstaff" w:date="2026-02-02T15:56:00Z" w16du:dateUtc="2026-02-02T14:56:00Z">
                <w:pPr>
                  <w:spacing w:after="160"/>
                </w:pPr>
              </w:pPrChange>
            </w:pPr>
            <w:r w:rsidRPr="003924ED">
              <w:rPr>
                <w:rFonts w:cs="Arial"/>
                <w:sz w:val="18"/>
                <w:szCs w:val="18"/>
              </w:rPr>
              <w:t>5.578</w:t>
            </w:r>
          </w:p>
        </w:tc>
      </w:tr>
      <w:tr w:rsidR="003924ED" w:rsidRPr="003924ED" w14:paraId="04191F07" w14:textId="77777777" w:rsidTr="3FDB367F">
        <w:trPr>
          <w:trHeight w:val="57"/>
        </w:trPr>
        <w:tc>
          <w:tcPr>
            <w:tcW w:w="578" w:type="dxa"/>
            <w:vMerge/>
            <w:vAlign w:val="center"/>
          </w:tcPr>
          <w:p w14:paraId="0E749008" w14:textId="77777777" w:rsidR="003924ED" w:rsidRPr="003924ED" w:rsidRDefault="003924ED">
            <w:pPr>
              <w:jc w:val="center"/>
              <w:rPr>
                <w:rFonts w:cs="Arial"/>
                <w:sz w:val="18"/>
                <w:szCs w:val="18"/>
              </w:rPr>
              <w:pPrChange w:id="317" w:author="Lucien Bickerstaff" w:date="2026-02-02T15:56:00Z" w16du:dateUtc="2026-02-02T14:56:00Z">
                <w:pPr>
                  <w:spacing w:after="160"/>
                </w:pPr>
              </w:pPrChange>
            </w:pPr>
          </w:p>
        </w:tc>
        <w:tc>
          <w:tcPr>
            <w:tcW w:w="887" w:type="dxa"/>
            <w:vAlign w:val="center"/>
          </w:tcPr>
          <w:p w14:paraId="28C63782" w14:textId="77777777" w:rsidR="003924ED" w:rsidRPr="003924ED" w:rsidRDefault="003924ED">
            <w:pPr>
              <w:jc w:val="center"/>
              <w:rPr>
                <w:rFonts w:cs="Arial"/>
                <w:sz w:val="18"/>
                <w:szCs w:val="18"/>
              </w:rPr>
              <w:pPrChange w:id="318" w:author="Lucien Bickerstaff" w:date="2026-02-02T15:56:00Z" w16du:dateUtc="2026-02-02T14:56:00Z">
                <w:pPr>
                  <w:spacing w:after="160"/>
                </w:pPr>
              </w:pPrChange>
            </w:pPr>
            <w:r w:rsidRPr="003924ED">
              <w:rPr>
                <w:rFonts w:cs="Arial"/>
                <w:sz w:val="18"/>
                <w:szCs w:val="18"/>
              </w:rPr>
              <w:t>5</w:t>
            </w:r>
          </w:p>
        </w:tc>
        <w:tc>
          <w:tcPr>
            <w:tcW w:w="1224" w:type="dxa"/>
            <w:vAlign w:val="center"/>
          </w:tcPr>
          <w:p w14:paraId="574C3D55" w14:textId="77777777" w:rsidR="003924ED" w:rsidRPr="003924ED" w:rsidRDefault="003924ED">
            <w:pPr>
              <w:jc w:val="center"/>
              <w:rPr>
                <w:rFonts w:cs="Arial"/>
                <w:sz w:val="18"/>
                <w:szCs w:val="18"/>
              </w:rPr>
              <w:pPrChange w:id="319" w:author="Lucien Bickerstaff" w:date="2026-02-02T15:56:00Z" w16du:dateUtc="2026-02-02T14:56:00Z">
                <w:pPr>
                  <w:spacing w:after="160"/>
                </w:pPr>
              </w:pPrChange>
            </w:pPr>
            <w:r w:rsidRPr="003924ED">
              <w:rPr>
                <w:rFonts w:cs="Arial"/>
                <w:sz w:val="18"/>
                <w:szCs w:val="18"/>
              </w:rPr>
              <w:t>505</w:t>
            </w:r>
          </w:p>
        </w:tc>
        <w:tc>
          <w:tcPr>
            <w:tcW w:w="1134" w:type="dxa"/>
            <w:vAlign w:val="center"/>
          </w:tcPr>
          <w:p w14:paraId="22D9CE2E" w14:textId="77777777" w:rsidR="003924ED" w:rsidRPr="003924ED" w:rsidRDefault="003924ED">
            <w:pPr>
              <w:jc w:val="center"/>
              <w:rPr>
                <w:rFonts w:cs="Arial"/>
                <w:sz w:val="18"/>
                <w:szCs w:val="18"/>
              </w:rPr>
              <w:pPrChange w:id="320" w:author="Lucien Bickerstaff" w:date="2026-02-02T15:56:00Z" w16du:dateUtc="2026-02-02T14:56:00Z">
                <w:pPr>
                  <w:spacing w:after="160"/>
                </w:pPr>
              </w:pPrChange>
            </w:pPr>
            <w:r w:rsidRPr="003924ED">
              <w:rPr>
                <w:rFonts w:cs="Arial"/>
                <w:sz w:val="18"/>
                <w:szCs w:val="18"/>
              </w:rPr>
              <w:t>Cyan</w:t>
            </w:r>
          </w:p>
        </w:tc>
        <w:tc>
          <w:tcPr>
            <w:tcW w:w="1021" w:type="dxa"/>
            <w:vAlign w:val="center"/>
          </w:tcPr>
          <w:p w14:paraId="18C78E8F" w14:textId="77777777" w:rsidR="003924ED" w:rsidRPr="003924ED" w:rsidRDefault="003924ED">
            <w:pPr>
              <w:jc w:val="center"/>
              <w:rPr>
                <w:rFonts w:cs="Arial"/>
                <w:sz w:val="18"/>
                <w:szCs w:val="18"/>
              </w:rPr>
              <w:pPrChange w:id="321" w:author="Lucien Bickerstaff" w:date="2026-02-02T15:56:00Z" w16du:dateUtc="2026-02-02T14:56:00Z">
                <w:pPr>
                  <w:spacing w:after="160"/>
                </w:pPr>
              </w:pPrChange>
            </w:pPr>
            <w:r w:rsidRPr="003924ED">
              <w:rPr>
                <w:rFonts w:cs="Arial"/>
                <w:sz w:val="18"/>
                <w:szCs w:val="18"/>
              </w:rPr>
              <w:t>454</w:t>
            </w:r>
          </w:p>
        </w:tc>
        <w:tc>
          <w:tcPr>
            <w:tcW w:w="1105" w:type="dxa"/>
            <w:vAlign w:val="center"/>
          </w:tcPr>
          <w:p w14:paraId="3AB4C13E" w14:textId="77777777" w:rsidR="003924ED" w:rsidRPr="003924ED" w:rsidRDefault="003924ED">
            <w:pPr>
              <w:jc w:val="center"/>
              <w:rPr>
                <w:rFonts w:cs="Arial"/>
                <w:sz w:val="18"/>
                <w:szCs w:val="18"/>
              </w:rPr>
              <w:pPrChange w:id="322" w:author="Lucien Bickerstaff" w:date="2026-02-02T15:56:00Z" w16du:dateUtc="2026-02-02T14:56:00Z">
                <w:pPr>
                  <w:spacing w:after="160"/>
                </w:pPr>
              </w:pPrChange>
            </w:pPr>
            <w:r w:rsidRPr="003924ED">
              <w:rPr>
                <w:rFonts w:cs="Arial"/>
                <w:sz w:val="18"/>
                <w:szCs w:val="18"/>
              </w:rPr>
              <w:t>1.583</w:t>
            </w:r>
          </w:p>
        </w:tc>
        <w:tc>
          <w:tcPr>
            <w:tcW w:w="1276" w:type="dxa"/>
            <w:vAlign w:val="center"/>
          </w:tcPr>
          <w:p w14:paraId="43663154" w14:textId="77777777" w:rsidR="003924ED" w:rsidRPr="003924ED" w:rsidRDefault="003924ED">
            <w:pPr>
              <w:jc w:val="center"/>
              <w:rPr>
                <w:rFonts w:cs="Arial"/>
                <w:sz w:val="18"/>
                <w:szCs w:val="18"/>
              </w:rPr>
              <w:pPrChange w:id="323" w:author="Lucien Bickerstaff" w:date="2026-02-02T15:56:00Z" w16du:dateUtc="2026-02-02T14:56:00Z">
                <w:pPr>
                  <w:spacing w:after="160"/>
                </w:pPr>
              </w:pPrChange>
            </w:pPr>
            <w:r w:rsidRPr="003924ED">
              <w:rPr>
                <w:rFonts w:cs="Arial"/>
                <w:sz w:val="18"/>
                <w:szCs w:val="18"/>
              </w:rPr>
              <w:t>573.437</w:t>
            </w:r>
          </w:p>
        </w:tc>
        <w:tc>
          <w:tcPr>
            <w:tcW w:w="998" w:type="dxa"/>
            <w:vAlign w:val="center"/>
          </w:tcPr>
          <w:p w14:paraId="427F3A22" w14:textId="77777777" w:rsidR="003924ED" w:rsidRPr="003924ED" w:rsidRDefault="003924ED">
            <w:pPr>
              <w:jc w:val="center"/>
              <w:rPr>
                <w:rFonts w:cs="Arial"/>
                <w:sz w:val="18"/>
                <w:szCs w:val="18"/>
              </w:rPr>
              <w:pPrChange w:id="324" w:author="Lucien Bickerstaff" w:date="2026-02-02T15:56:00Z" w16du:dateUtc="2026-02-02T14:56:00Z">
                <w:pPr>
                  <w:spacing w:after="160"/>
                </w:pPr>
              </w:pPrChange>
            </w:pPr>
            <w:r w:rsidRPr="003924ED">
              <w:rPr>
                <w:rFonts w:cs="Arial"/>
                <w:sz w:val="18"/>
                <w:szCs w:val="18"/>
              </w:rPr>
              <w:t>915.052</w:t>
            </w:r>
          </w:p>
        </w:tc>
        <w:tc>
          <w:tcPr>
            <w:tcW w:w="1127" w:type="dxa"/>
            <w:vAlign w:val="center"/>
          </w:tcPr>
          <w:p w14:paraId="25E6034B" w14:textId="77777777" w:rsidR="003924ED" w:rsidRPr="003924ED" w:rsidRDefault="003924ED">
            <w:pPr>
              <w:jc w:val="center"/>
              <w:rPr>
                <w:rFonts w:cs="Arial"/>
                <w:sz w:val="18"/>
                <w:szCs w:val="18"/>
              </w:rPr>
              <w:pPrChange w:id="325" w:author="Lucien Bickerstaff" w:date="2026-02-02T15:56:00Z" w16du:dateUtc="2026-02-02T14:56:00Z">
                <w:pPr>
                  <w:spacing w:after="160"/>
                </w:pPr>
              </w:pPrChange>
            </w:pPr>
            <w:r w:rsidRPr="003924ED">
              <w:rPr>
                <w:rFonts w:cs="Arial"/>
                <w:sz w:val="18"/>
                <w:szCs w:val="18"/>
              </w:rPr>
              <w:t>1.596</w:t>
            </w:r>
          </w:p>
        </w:tc>
      </w:tr>
      <w:tr w:rsidR="003924ED" w:rsidRPr="003924ED" w14:paraId="417531A0" w14:textId="77777777" w:rsidTr="3FDB367F">
        <w:trPr>
          <w:trHeight w:val="57"/>
        </w:trPr>
        <w:tc>
          <w:tcPr>
            <w:tcW w:w="578" w:type="dxa"/>
            <w:vMerge/>
            <w:vAlign w:val="center"/>
          </w:tcPr>
          <w:p w14:paraId="52C80DA8" w14:textId="77777777" w:rsidR="003924ED" w:rsidRPr="003924ED" w:rsidRDefault="003924ED">
            <w:pPr>
              <w:jc w:val="center"/>
              <w:rPr>
                <w:rFonts w:cs="Arial"/>
                <w:sz w:val="18"/>
                <w:szCs w:val="18"/>
              </w:rPr>
              <w:pPrChange w:id="326" w:author="Lucien Bickerstaff" w:date="2026-02-02T15:56:00Z" w16du:dateUtc="2026-02-02T14:56:00Z">
                <w:pPr>
                  <w:spacing w:after="160"/>
                </w:pPr>
              </w:pPrChange>
            </w:pPr>
          </w:p>
        </w:tc>
        <w:tc>
          <w:tcPr>
            <w:tcW w:w="887" w:type="dxa"/>
            <w:vAlign w:val="center"/>
          </w:tcPr>
          <w:p w14:paraId="5FC0D61F" w14:textId="77777777" w:rsidR="003924ED" w:rsidRPr="003924ED" w:rsidRDefault="003924ED">
            <w:pPr>
              <w:jc w:val="center"/>
              <w:rPr>
                <w:rFonts w:cs="Arial"/>
                <w:sz w:val="18"/>
                <w:szCs w:val="18"/>
              </w:rPr>
              <w:pPrChange w:id="327" w:author="Lucien Bickerstaff" w:date="2026-02-02T15:56:00Z" w16du:dateUtc="2026-02-02T14:56:00Z">
                <w:pPr>
                  <w:spacing w:after="160"/>
                </w:pPr>
              </w:pPrChange>
            </w:pPr>
            <w:r w:rsidRPr="003924ED">
              <w:rPr>
                <w:rFonts w:cs="Arial"/>
                <w:sz w:val="18"/>
                <w:szCs w:val="18"/>
              </w:rPr>
              <w:t>6</w:t>
            </w:r>
          </w:p>
        </w:tc>
        <w:tc>
          <w:tcPr>
            <w:tcW w:w="1224" w:type="dxa"/>
            <w:vAlign w:val="center"/>
          </w:tcPr>
          <w:p w14:paraId="03E35947" w14:textId="77777777" w:rsidR="003924ED" w:rsidRPr="003924ED" w:rsidRDefault="003924ED">
            <w:pPr>
              <w:jc w:val="center"/>
              <w:rPr>
                <w:rFonts w:cs="Arial"/>
                <w:sz w:val="18"/>
                <w:szCs w:val="18"/>
              </w:rPr>
              <w:pPrChange w:id="328" w:author="Lucien Bickerstaff" w:date="2026-02-02T15:56:00Z" w16du:dateUtc="2026-02-02T14:56:00Z">
                <w:pPr>
                  <w:spacing w:after="160"/>
                </w:pPr>
              </w:pPrChange>
            </w:pPr>
            <w:r w:rsidRPr="003924ED">
              <w:rPr>
                <w:rFonts w:cs="Arial"/>
                <w:sz w:val="18"/>
                <w:szCs w:val="18"/>
              </w:rPr>
              <w:t>525</w:t>
            </w:r>
          </w:p>
        </w:tc>
        <w:tc>
          <w:tcPr>
            <w:tcW w:w="1134" w:type="dxa"/>
            <w:vAlign w:val="center"/>
          </w:tcPr>
          <w:p w14:paraId="43E4AF7E" w14:textId="77777777" w:rsidR="003924ED" w:rsidRPr="003924ED" w:rsidRDefault="003924ED">
            <w:pPr>
              <w:jc w:val="center"/>
              <w:rPr>
                <w:rFonts w:cs="Arial"/>
                <w:sz w:val="18"/>
                <w:szCs w:val="18"/>
              </w:rPr>
              <w:pPrChange w:id="329" w:author="Lucien Bickerstaff" w:date="2026-02-02T15:56:00Z" w16du:dateUtc="2026-02-02T14:56:00Z">
                <w:pPr>
                  <w:spacing w:after="160"/>
                </w:pPr>
              </w:pPrChange>
            </w:pPr>
            <w:r w:rsidRPr="003924ED">
              <w:rPr>
                <w:rFonts w:cs="Arial"/>
                <w:sz w:val="18"/>
                <w:szCs w:val="18"/>
              </w:rPr>
              <w:t>Green</w:t>
            </w:r>
          </w:p>
        </w:tc>
        <w:tc>
          <w:tcPr>
            <w:tcW w:w="1021" w:type="dxa"/>
            <w:vAlign w:val="center"/>
          </w:tcPr>
          <w:p w14:paraId="372D3F2E" w14:textId="77777777" w:rsidR="003924ED" w:rsidRPr="003924ED" w:rsidRDefault="003924ED">
            <w:pPr>
              <w:jc w:val="center"/>
              <w:rPr>
                <w:rFonts w:cs="Arial"/>
                <w:sz w:val="18"/>
                <w:szCs w:val="18"/>
              </w:rPr>
              <w:pPrChange w:id="330" w:author="Lucien Bickerstaff" w:date="2026-02-02T15:56:00Z" w16du:dateUtc="2026-02-02T14:56:00Z">
                <w:pPr>
                  <w:spacing w:after="160"/>
                </w:pPr>
              </w:pPrChange>
            </w:pPr>
            <w:r w:rsidRPr="003924ED">
              <w:rPr>
                <w:rFonts w:cs="Arial"/>
                <w:sz w:val="18"/>
                <w:szCs w:val="18"/>
              </w:rPr>
              <w:t>577</w:t>
            </w:r>
          </w:p>
        </w:tc>
        <w:tc>
          <w:tcPr>
            <w:tcW w:w="1105" w:type="dxa"/>
            <w:vAlign w:val="center"/>
          </w:tcPr>
          <w:p w14:paraId="5DDD8959" w14:textId="77777777" w:rsidR="003924ED" w:rsidRPr="003924ED" w:rsidRDefault="003924ED">
            <w:pPr>
              <w:jc w:val="center"/>
              <w:rPr>
                <w:rFonts w:cs="Arial"/>
                <w:sz w:val="18"/>
                <w:szCs w:val="18"/>
              </w:rPr>
              <w:pPrChange w:id="331" w:author="Lucien Bickerstaff" w:date="2026-02-02T15:56:00Z" w16du:dateUtc="2026-02-02T14:56:00Z">
                <w:pPr>
                  <w:spacing w:after="160"/>
                </w:pPr>
              </w:pPrChange>
            </w:pPr>
            <w:r w:rsidRPr="003924ED">
              <w:rPr>
                <w:rFonts w:cs="Arial"/>
                <w:sz w:val="18"/>
                <w:szCs w:val="18"/>
              </w:rPr>
              <w:t>1.654</w:t>
            </w:r>
          </w:p>
        </w:tc>
        <w:tc>
          <w:tcPr>
            <w:tcW w:w="1276" w:type="dxa"/>
            <w:vAlign w:val="center"/>
          </w:tcPr>
          <w:p w14:paraId="16EAF9AB" w14:textId="77777777" w:rsidR="003924ED" w:rsidRPr="003924ED" w:rsidRDefault="003924ED">
            <w:pPr>
              <w:jc w:val="center"/>
              <w:rPr>
                <w:rFonts w:cs="Arial"/>
                <w:sz w:val="18"/>
                <w:szCs w:val="18"/>
              </w:rPr>
              <w:pPrChange w:id="332" w:author="Lucien Bickerstaff" w:date="2026-02-02T15:56:00Z" w16du:dateUtc="2026-02-02T14:56:00Z">
                <w:pPr>
                  <w:spacing w:after="160"/>
                </w:pPr>
              </w:pPrChange>
            </w:pPr>
            <w:r w:rsidRPr="003924ED">
              <w:rPr>
                <w:rFonts w:cs="Arial"/>
                <w:sz w:val="18"/>
                <w:szCs w:val="18"/>
              </w:rPr>
              <w:t>876.532</w:t>
            </w:r>
          </w:p>
        </w:tc>
        <w:tc>
          <w:tcPr>
            <w:tcW w:w="998" w:type="dxa"/>
            <w:vAlign w:val="center"/>
          </w:tcPr>
          <w:p w14:paraId="4F78E2E5" w14:textId="77777777" w:rsidR="003924ED" w:rsidRPr="003924ED" w:rsidRDefault="003924ED">
            <w:pPr>
              <w:jc w:val="center"/>
              <w:rPr>
                <w:rFonts w:cs="Arial"/>
                <w:sz w:val="18"/>
                <w:szCs w:val="18"/>
              </w:rPr>
              <w:pPrChange w:id="333" w:author="Lucien Bickerstaff" w:date="2026-02-02T15:56:00Z" w16du:dateUtc="2026-02-02T14:56:00Z">
                <w:pPr>
                  <w:spacing w:after="160"/>
                </w:pPr>
              </w:pPrChange>
            </w:pPr>
            <w:r w:rsidRPr="003924ED">
              <w:rPr>
                <w:rFonts w:cs="Arial"/>
                <w:sz w:val="18"/>
                <w:szCs w:val="18"/>
              </w:rPr>
              <w:t>647.720</w:t>
            </w:r>
          </w:p>
        </w:tc>
        <w:tc>
          <w:tcPr>
            <w:tcW w:w="1127" w:type="dxa"/>
            <w:vAlign w:val="center"/>
          </w:tcPr>
          <w:p w14:paraId="6BA559DC" w14:textId="77777777" w:rsidR="003924ED" w:rsidRPr="003924ED" w:rsidRDefault="003924ED">
            <w:pPr>
              <w:jc w:val="center"/>
              <w:rPr>
                <w:rFonts w:cs="Arial"/>
                <w:sz w:val="18"/>
                <w:szCs w:val="18"/>
              </w:rPr>
              <w:pPrChange w:id="334" w:author="Lucien Bickerstaff" w:date="2026-02-02T15:56:00Z" w16du:dateUtc="2026-02-02T14:56:00Z">
                <w:pPr>
                  <w:spacing w:after="160"/>
                </w:pPr>
              </w:pPrChange>
            </w:pPr>
            <w:r w:rsidRPr="003924ED">
              <w:rPr>
                <w:rFonts w:cs="Arial"/>
                <w:sz w:val="18"/>
                <w:szCs w:val="18"/>
              </w:rPr>
              <w:t>0.739</w:t>
            </w:r>
          </w:p>
        </w:tc>
      </w:tr>
      <w:tr w:rsidR="003924ED" w:rsidRPr="003924ED" w14:paraId="0CFC6AF3" w14:textId="77777777" w:rsidTr="3FDB367F">
        <w:trPr>
          <w:trHeight w:val="57"/>
        </w:trPr>
        <w:tc>
          <w:tcPr>
            <w:tcW w:w="578" w:type="dxa"/>
            <w:vMerge/>
            <w:vAlign w:val="center"/>
          </w:tcPr>
          <w:p w14:paraId="47FDA5C2" w14:textId="77777777" w:rsidR="003924ED" w:rsidRPr="003924ED" w:rsidRDefault="003924ED">
            <w:pPr>
              <w:jc w:val="center"/>
              <w:rPr>
                <w:rFonts w:cs="Arial"/>
                <w:sz w:val="18"/>
                <w:szCs w:val="18"/>
              </w:rPr>
              <w:pPrChange w:id="335" w:author="Lucien Bickerstaff" w:date="2026-02-02T15:56:00Z" w16du:dateUtc="2026-02-02T14:56:00Z">
                <w:pPr>
                  <w:spacing w:after="160"/>
                </w:pPr>
              </w:pPrChange>
            </w:pPr>
          </w:p>
        </w:tc>
        <w:tc>
          <w:tcPr>
            <w:tcW w:w="887" w:type="dxa"/>
            <w:vAlign w:val="center"/>
          </w:tcPr>
          <w:p w14:paraId="68CCED20" w14:textId="77777777" w:rsidR="003924ED" w:rsidRPr="003924ED" w:rsidRDefault="003924ED">
            <w:pPr>
              <w:jc w:val="center"/>
              <w:rPr>
                <w:rFonts w:cs="Arial"/>
                <w:sz w:val="18"/>
                <w:szCs w:val="18"/>
              </w:rPr>
              <w:pPrChange w:id="336" w:author="Lucien Bickerstaff" w:date="2026-02-02T15:56:00Z" w16du:dateUtc="2026-02-02T14:56:00Z">
                <w:pPr>
                  <w:spacing w:after="160"/>
                </w:pPr>
              </w:pPrChange>
            </w:pPr>
            <w:r w:rsidRPr="003924ED">
              <w:rPr>
                <w:rFonts w:cs="Arial"/>
                <w:sz w:val="18"/>
                <w:szCs w:val="18"/>
              </w:rPr>
              <w:t>7</w:t>
            </w:r>
          </w:p>
        </w:tc>
        <w:tc>
          <w:tcPr>
            <w:tcW w:w="1224" w:type="dxa"/>
            <w:vAlign w:val="center"/>
          </w:tcPr>
          <w:p w14:paraId="18B1C2D0" w14:textId="77777777" w:rsidR="003924ED" w:rsidRPr="003924ED" w:rsidRDefault="003924ED">
            <w:pPr>
              <w:jc w:val="center"/>
              <w:rPr>
                <w:rFonts w:cs="Arial"/>
                <w:sz w:val="18"/>
                <w:szCs w:val="18"/>
              </w:rPr>
              <w:pPrChange w:id="337" w:author="Lucien Bickerstaff" w:date="2026-02-02T15:56:00Z" w16du:dateUtc="2026-02-02T14:56:00Z">
                <w:pPr>
                  <w:spacing w:after="160"/>
                </w:pPr>
              </w:pPrChange>
            </w:pPr>
            <w:r w:rsidRPr="003924ED">
              <w:rPr>
                <w:rFonts w:cs="Arial"/>
                <w:sz w:val="18"/>
                <w:szCs w:val="18"/>
              </w:rPr>
              <w:t>545</w:t>
            </w:r>
          </w:p>
        </w:tc>
        <w:tc>
          <w:tcPr>
            <w:tcW w:w="1134" w:type="dxa"/>
            <w:vAlign w:val="center"/>
          </w:tcPr>
          <w:p w14:paraId="768B6566" w14:textId="77777777" w:rsidR="003924ED" w:rsidRPr="003924ED" w:rsidRDefault="003924ED">
            <w:pPr>
              <w:jc w:val="center"/>
              <w:rPr>
                <w:rFonts w:cs="Arial"/>
                <w:sz w:val="18"/>
                <w:szCs w:val="18"/>
              </w:rPr>
              <w:pPrChange w:id="338" w:author="Lucien Bickerstaff" w:date="2026-02-02T15:56:00Z" w16du:dateUtc="2026-02-02T14:56:00Z">
                <w:pPr>
                  <w:spacing w:after="160"/>
                </w:pPr>
              </w:pPrChange>
            </w:pPr>
            <w:r w:rsidRPr="003924ED">
              <w:rPr>
                <w:rFonts w:cs="Arial"/>
                <w:sz w:val="18"/>
                <w:szCs w:val="18"/>
              </w:rPr>
              <w:t>Lime</w:t>
            </w:r>
          </w:p>
        </w:tc>
        <w:tc>
          <w:tcPr>
            <w:tcW w:w="1021" w:type="dxa"/>
            <w:vAlign w:val="center"/>
          </w:tcPr>
          <w:p w14:paraId="5CBDF0F7" w14:textId="77777777" w:rsidR="003924ED" w:rsidRPr="003924ED" w:rsidRDefault="003924ED">
            <w:pPr>
              <w:jc w:val="center"/>
              <w:rPr>
                <w:rFonts w:cs="Arial"/>
                <w:sz w:val="18"/>
                <w:szCs w:val="18"/>
              </w:rPr>
              <w:pPrChange w:id="339" w:author="Lucien Bickerstaff" w:date="2026-02-02T15:56:00Z" w16du:dateUtc="2026-02-02T14:56:00Z">
                <w:pPr>
                  <w:spacing w:after="160"/>
                </w:pPr>
              </w:pPrChange>
            </w:pPr>
            <w:r w:rsidRPr="003924ED">
              <w:rPr>
                <w:rFonts w:cs="Arial"/>
                <w:sz w:val="18"/>
                <w:szCs w:val="18"/>
              </w:rPr>
              <w:t>367</w:t>
            </w:r>
          </w:p>
        </w:tc>
        <w:tc>
          <w:tcPr>
            <w:tcW w:w="1105" w:type="dxa"/>
            <w:vAlign w:val="center"/>
          </w:tcPr>
          <w:p w14:paraId="7DD217C2" w14:textId="77777777" w:rsidR="003924ED" w:rsidRPr="003924ED" w:rsidRDefault="003924ED">
            <w:pPr>
              <w:jc w:val="center"/>
              <w:rPr>
                <w:rFonts w:cs="Arial"/>
                <w:sz w:val="18"/>
                <w:szCs w:val="18"/>
              </w:rPr>
              <w:pPrChange w:id="340" w:author="Lucien Bickerstaff" w:date="2026-02-02T15:56:00Z" w16du:dateUtc="2026-02-02T14:56:00Z">
                <w:pPr>
                  <w:spacing w:after="160"/>
                </w:pPr>
              </w:pPrChange>
            </w:pPr>
            <w:r w:rsidRPr="003924ED">
              <w:rPr>
                <w:rFonts w:cs="Arial"/>
                <w:sz w:val="18"/>
                <w:szCs w:val="18"/>
              </w:rPr>
              <w:t>1.936</w:t>
            </w:r>
          </w:p>
        </w:tc>
        <w:tc>
          <w:tcPr>
            <w:tcW w:w="1276" w:type="dxa"/>
            <w:vAlign w:val="center"/>
          </w:tcPr>
          <w:p w14:paraId="7FE65A1E" w14:textId="77777777" w:rsidR="003924ED" w:rsidRPr="003924ED" w:rsidRDefault="003924ED">
            <w:pPr>
              <w:jc w:val="center"/>
              <w:rPr>
                <w:rFonts w:cs="Arial"/>
                <w:sz w:val="18"/>
                <w:szCs w:val="18"/>
              </w:rPr>
              <w:pPrChange w:id="341" w:author="Lucien Bickerstaff" w:date="2026-02-02T15:56:00Z" w16du:dateUtc="2026-02-02T14:56:00Z">
                <w:pPr>
                  <w:spacing w:after="160"/>
                </w:pPr>
              </w:pPrChange>
            </w:pPr>
            <w:r w:rsidRPr="003924ED">
              <w:rPr>
                <w:rFonts w:cs="Arial"/>
                <w:sz w:val="18"/>
                <w:szCs w:val="18"/>
              </w:rPr>
              <w:t>883.469</w:t>
            </w:r>
          </w:p>
        </w:tc>
        <w:tc>
          <w:tcPr>
            <w:tcW w:w="998" w:type="dxa"/>
            <w:vAlign w:val="center"/>
          </w:tcPr>
          <w:p w14:paraId="431C3FA3" w14:textId="77777777" w:rsidR="003924ED" w:rsidRPr="003924ED" w:rsidRDefault="003924ED">
            <w:pPr>
              <w:jc w:val="center"/>
              <w:rPr>
                <w:rFonts w:cs="Arial"/>
                <w:sz w:val="18"/>
                <w:szCs w:val="18"/>
              </w:rPr>
              <w:pPrChange w:id="342" w:author="Lucien Bickerstaff" w:date="2026-02-02T15:56:00Z" w16du:dateUtc="2026-02-02T14:56:00Z">
                <w:pPr>
                  <w:spacing w:after="160"/>
                </w:pPr>
              </w:pPrChange>
            </w:pPr>
            <w:r w:rsidRPr="003924ED">
              <w:rPr>
                <w:rFonts w:cs="Arial"/>
                <w:sz w:val="18"/>
                <w:szCs w:val="18"/>
              </w:rPr>
              <w:t>345.831</w:t>
            </w:r>
          </w:p>
        </w:tc>
        <w:tc>
          <w:tcPr>
            <w:tcW w:w="1127" w:type="dxa"/>
            <w:vAlign w:val="center"/>
          </w:tcPr>
          <w:p w14:paraId="2DC22B1B" w14:textId="77777777" w:rsidR="003924ED" w:rsidRPr="003924ED" w:rsidRDefault="003924ED">
            <w:pPr>
              <w:jc w:val="center"/>
              <w:rPr>
                <w:rFonts w:cs="Arial"/>
                <w:sz w:val="18"/>
                <w:szCs w:val="18"/>
              </w:rPr>
              <w:pPrChange w:id="343" w:author="Lucien Bickerstaff" w:date="2026-02-02T15:56:00Z" w16du:dateUtc="2026-02-02T14:56:00Z">
                <w:pPr>
                  <w:spacing w:after="160"/>
                </w:pPr>
              </w:pPrChange>
            </w:pPr>
            <w:r w:rsidRPr="003924ED">
              <w:rPr>
                <w:rFonts w:cs="Arial"/>
                <w:sz w:val="18"/>
                <w:szCs w:val="18"/>
              </w:rPr>
              <w:t>0.391</w:t>
            </w:r>
          </w:p>
        </w:tc>
      </w:tr>
      <w:tr w:rsidR="003924ED" w:rsidRPr="003924ED" w14:paraId="43F7C3F8" w14:textId="77777777" w:rsidTr="3FDB367F">
        <w:trPr>
          <w:trHeight w:val="57"/>
        </w:trPr>
        <w:tc>
          <w:tcPr>
            <w:tcW w:w="578" w:type="dxa"/>
            <w:vMerge w:val="restart"/>
            <w:vAlign w:val="center"/>
          </w:tcPr>
          <w:p w14:paraId="4A9FB256" w14:textId="77777777" w:rsidR="003924ED" w:rsidRPr="003924ED" w:rsidRDefault="003924ED" w:rsidP="00062191">
            <w:pPr>
              <w:jc w:val="center"/>
              <w:rPr>
                <w:rFonts w:cs="Arial"/>
                <w:sz w:val="18"/>
                <w:szCs w:val="18"/>
              </w:rPr>
            </w:pPr>
            <w:r w:rsidRPr="003924ED">
              <w:rPr>
                <w:rFonts w:cs="Arial"/>
                <w:sz w:val="18"/>
                <w:szCs w:val="18"/>
              </w:rPr>
              <w:t>4</w:t>
            </w:r>
          </w:p>
        </w:tc>
        <w:tc>
          <w:tcPr>
            <w:tcW w:w="887" w:type="dxa"/>
            <w:vAlign w:val="center"/>
          </w:tcPr>
          <w:p w14:paraId="6B8960B6" w14:textId="77777777" w:rsidR="003924ED" w:rsidRPr="003924ED" w:rsidRDefault="003924ED" w:rsidP="00062191">
            <w:pPr>
              <w:jc w:val="center"/>
              <w:rPr>
                <w:rFonts w:cs="Arial"/>
                <w:sz w:val="18"/>
                <w:szCs w:val="18"/>
              </w:rPr>
            </w:pPr>
            <w:r w:rsidRPr="003924ED">
              <w:rPr>
                <w:rFonts w:cs="Arial"/>
                <w:sz w:val="18"/>
                <w:szCs w:val="18"/>
              </w:rPr>
              <w:t>2</w:t>
            </w:r>
          </w:p>
        </w:tc>
        <w:tc>
          <w:tcPr>
            <w:tcW w:w="1224" w:type="dxa"/>
            <w:vAlign w:val="center"/>
          </w:tcPr>
          <w:p w14:paraId="10500D4C" w14:textId="77777777" w:rsidR="003924ED" w:rsidRPr="003924ED" w:rsidRDefault="003924ED" w:rsidP="00062191">
            <w:pPr>
              <w:jc w:val="center"/>
              <w:rPr>
                <w:rFonts w:cs="Arial"/>
                <w:sz w:val="18"/>
                <w:szCs w:val="18"/>
              </w:rPr>
            </w:pPr>
            <w:r w:rsidRPr="003924ED">
              <w:rPr>
                <w:rFonts w:cs="Arial"/>
                <w:sz w:val="18"/>
                <w:szCs w:val="18"/>
              </w:rPr>
              <w:t>445</w:t>
            </w:r>
          </w:p>
        </w:tc>
        <w:tc>
          <w:tcPr>
            <w:tcW w:w="1134" w:type="dxa"/>
            <w:vAlign w:val="center"/>
          </w:tcPr>
          <w:p w14:paraId="6A1AD4BA" w14:textId="77777777" w:rsidR="003924ED" w:rsidRPr="003924ED" w:rsidRDefault="003924ED" w:rsidP="00062191">
            <w:pPr>
              <w:jc w:val="center"/>
              <w:rPr>
                <w:rFonts w:cs="Arial"/>
                <w:sz w:val="18"/>
                <w:szCs w:val="18"/>
              </w:rPr>
            </w:pPr>
            <w:r w:rsidRPr="003924ED">
              <w:rPr>
                <w:rFonts w:cs="Arial"/>
                <w:sz w:val="18"/>
                <w:szCs w:val="18"/>
              </w:rPr>
              <w:t>Royal blue</w:t>
            </w:r>
          </w:p>
        </w:tc>
        <w:tc>
          <w:tcPr>
            <w:tcW w:w="1021" w:type="dxa"/>
            <w:vAlign w:val="center"/>
          </w:tcPr>
          <w:p w14:paraId="225FE5A6" w14:textId="77777777" w:rsidR="003924ED" w:rsidRPr="003924ED" w:rsidRDefault="003924ED" w:rsidP="00062191">
            <w:pPr>
              <w:jc w:val="center"/>
              <w:rPr>
                <w:rFonts w:cs="Arial"/>
                <w:sz w:val="18"/>
                <w:szCs w:val="18"/>
              </w:rPr>
            </w:pPr>
            <w:r w:rsidRPr="003924ED">
              <w:rPr>
                <w:rFonts w:cs="Arial"/>
                <w:sz w:val="18"/>
                <w:szCs w:val="18"/>
              </w:rPr>
              <w:t>3230</w:t>
            </w:r>
          </w:p>
        </w:tc>
        <w:tc>
          <w:tcPr>
            <w:tcW w:w="1105" w:type="dxa"/>
            <w:vAlign w:val="center"/>
          </w:tcPr>
          <w:p w14:paraId="53F9D15E" w14:textId="77777777" w:rsidR="003924ED" w:rsidRPr="003924ED" w:rsidRDefault="003924ED" w:rsidP="00062191">
            <w:pPr>
              <w:jc w:val="center"/>
              <w:rPr>
                <w:rFonts w:cs="Arial"/>
                <w:sz w:val="18"/>
                <w:szCs w:val="18"/>
              </w:rPr>
            </w:pPr>
            <w:r w:rsidRPr="003924ED">
              <w:rPr>
                <w:rFonts w:cs="Arial"/>
                <w:sz w:val="18"/>
                <w:szCs w:val="18"/>
              </w:rPr>
              <w:t>8.731</w:t>
            </w:r>
          </w:p>
        </w:tc>
        <w:tc>
          <w:tcPr>
            <w:tcW w:w="1276" w:type="dxa"/>
            <w:vAlign w:val="center"/>
          </w:tcPr>
          <w:p w14:paraId="31E1E89A" w14:textId="77777777" w:rsidR="003924ED" w:rsidRPr="003924ED" w:rsidRDefault="003924ED" w:rsidP="00062191">
            <w:pPr>
              <w:jc w:val="center"/>
              <w:rPr>
                <w:rFonts w:cs="Arial"/>
                <w:sz w:val="18"/>
                <w:szCs w:val="18"/>
              </w:rPr>
            </w:pPr>
            <w:r w:rsidRPr="003924ED">
              <w:rPr>
                <w:rFonts w:cs="Arial"/>
                <w:sz w:val="18"/>
                <w:szCs w:val="18"/>
              </w:rPr>
              <w:t>310.267</w:t>
            </w:r>
          </w:p>
        </w:tc>
        <w:tc>
          <w:tcPr>
            <w:tcW w:w="998" w:type="dxa"/>
            <w:vAlign w:val="center"/>
          </w:tcPr>
          <w:p w14:paraId="42A53389" w14:textId="77777777" w:rsidR="003924ED" w:rsidRPr="003924ED" w:rsidRDefault="3FDB367F" w:rsidP="00062191">
            <w:pPr>
              <w:jc w:val="center"/>
              <w:rPr>
                <w:rFonts w:cs="Arial"/>
                <w:sz w:val="18"/>
                <w:szCs w:val="18"/>
              </w:rPr>
            </w:pPr>
            <w:r w:rsidRPr="3FDB367F">
              <w:rPr>
                <w:rFonts w:cs="Arial"/>
                <w:sz w:val="18"/>
                <w:szCs w:val="18"/>
              </w:rPr>
              <w:t>3157.</w:t>
            </w:r>
            <w:commentRangeStart w:id="344"/>
            <w:commentRangeStart w:id="345"/>
            <w:r w:rsidRPr="3FDB367F">
              <w:rPr>
                <w:rFonts w:cs="Arial"/>
                <w:sz w:val="18"/>
                <w:szCs w:val="18"/>
              </w:rPr>
              <w:t>139</w:t>
            </w:r>
            <w:commentRangeEnd w:id="344"/>
            <w:r w:rsidR="003924ED" w:rsidRPr="003924ED">
              <w:rPr>
                <w:rStyle w:val="CommentReference"/>
                <w:rFonts w:cs="Arial"/>
                <w:sz w:val="18"/>
                <w:szCs w:val="18"/>
              </w:rPr>
              <w:commentReference w:id="344"/>
            </w:r>
            <w:commentRangeEnd w:id="345"/>
            <w:r w:rsidR="007012F2" w:rsidRPr="003924ED">
              <w:rPr>
                <w:rStyle w:val="CommentReference"/>
                <w:rFonts w:cs="Arial"/>
                <w:sz w:val="18"/>
                <w:szCs w:val="18"/>
              </w:rPr>
              <w:commentReference w:id="345"/>
            </w:r>
          </w:p>
        </w:tc>
        <w:tc>
          <w:tcPr>
            <w:tcW w:w="1127" w:type="dxa"/>
            <w:vAlign w:val="center"/>
          </w:tcPr>
          <w:p w14:paraId="56B6F592" w14:textId="77777777" w:rsidR="003924ED" w:rsidRPr="003924ED" w:rsidRDefault="003924ED" w:rsidP="00062191">
            <w:pPr>
              <w:jc w:val="center"/>
              <w:rPr>
                <w:rFonts w:cs="Arial"/>
                <w:sz w:val="18"/>
                <w:szCs w:val="18"/>
              </w:rPr>
            </w:pPr>
            <w:r w:rsidRPr="003924ED">
              <w:rPr>
                <w:rFonts w:cs="Arial"/>
                <w:sz w:val="18"/>
                <w:szCs w:val="18"/>
              </w:rPr>
              <w:t>10.176</w:t>
            </w:r>
          </w:p>
        </w:tc>
      </w:tr>
      <w:tr w:rsidR="003924ED" w:rsidRPr="003924ED" w14:paraId="09870675" w14:textId="77777777" w:rsidTr="3FDB367F">
        <w:trPr>
          <w:trHeight w:val="57"/>
        </w:trPr>
        <w:tc>
          <w:tcPr>
            <w:tcW w:w="578" w:type="dxa"/>
            <w:vMerge/>
            <w:vAlign w:val="center"/>
          </w:tcPr>
          <w:p w14:paraId="1325EA72" w14:textId="77777777" w:rsidR="003924ED" w:rsidRPr="003924ED" w:rsidRDefault="003924ED">
            <w:pPr>
              <w:jc w:val="center"/>
              <w:rPr>
                <w:rFonts w:cs="Arial"/>
                <w:sz w:val="18"/>
                <w:szCs w:val="18"/>
              </w:rPr>
              <w:pPrChange w:id="346" w:author="Lucien Bickerstaff" w:date="2026-02-02T15:56:00Z" w16du:dateUtc="2026-02-02T14:56:00Z">
                <w:pPr>
                  <w:spacing w:after="160"/>
                </w:pPr>
              </w:pPrChange>
            </w:pPr>
          </w:p>
        </w:tc>
        <w:tc>
          <w:tcPr>
            <w:tcW w:w="887" w:type="dxa"/>
            <w:vAlign w:val="center"/>
          </w:tcPr>
          <w:p w14:paraId="309FD9BA" w14:textId="77777777" w:rsidR="003924ED" w:rsidRPr="003924ED" w:rsidRDefault="003924ED">
            <w:pPr>
              <w:jc w:val="center"/>
              <w:rPr>
                <w:rFonts w:cs="Arial"/>
                <w:sz w:val="18"/>
                <w:szCs w:val="18"/>
              </w:rPr>
              <w:pPrChange w:id="347" w:author="Lucien Bickerstaff" w:date="2026-02-02T15:56:00Z" w16du:dateUtc="2026-02-02T14:56:00Z">
                <w:pPr>
                  <w:spacing w:after="160"/>
                </w:pPr>
              </w:pPrChange>
            </w:pPr>
            <w:r w:rsidRPr="003924ED">
              <w:rPr>
                <w:rFonts w:cs="Arial"/>
                <w:sz w:val="18"/>
                <w:szCs w:val="18"/>
              </w:rPr>
              <w:t>3</w:t>
            </w:r>
          </w:p>
        </w:tc>
        <w:tc>
          <w:tcPr>
            <w:tcW w:w="1224" w:type="dxa"/>
            <w:vAlign w:val="center"/>
          </w:tcPr>
          <w:p w14:paraId="7F7084E4" w14:textId="77777777" w:rsidR="003924ED" w:rsidRPr="003924ED" w:rsidRDefault="003924ED">
            <w:pPr>
              <w:jc w:val="center"/>
              <w:rPr>
                <w:rFonts w:cs="Arial"/>
                <w:sz w:val="18"/>
                <w:szCs w:val="18"/>
              </w:rPr>
              <w:pPrChange w:id="348" w:author="Lucien Bickerstaff" w:date="2026-02-02T15:56:00Z" w16du:dateUtc="2026-02-02T14:56:00Z">
                <w:pPr>
                  <w:spacing w:after="160"/>
                </w:pPr>
              </w:pPrChange>
            </w:pPr>
            <w:r w:rsidRPr="003924ED">
              <w:rPr>
                <w:rFonts w:cs="Arial"/>
                <w:sz w:val="18"/>
                <w:szCs w:val="18"/>
              </w:rPr>
              <w:t>465</w:t>
            </w:r>
          </w:p>
        </w:tc>
        <w:tc>
          <w:tcPr>
            <w:tcW w:w="1134" w:type="dxa"/>
            <w:vAlign w:val="center"/>
          </w:tcPr>
          <w:p w14:paraId="1AA7143E" w14:textId="77777777" w:rsidR="003924ED" w:rsidRPr="003924ED" w:rsidRDefault="003924ED">
            <w:pPr>
              <w:jc w:val="center"/>
              <w:rPr>
                <w:rFonts w:cs="Arial"/>
                <w:sz w:val="18"/>
                <w:szCs w:val="18"/>
              </w:rPr>
              <w:pPrChange w:id="349" w:author="Lucien Bickerstaff" w:date="2026-02-02T15:56:00Z" w16du:dateUtc="2026-02-02T14:56:00Z">
                <w:pPr>
                  <w:spacing w:after="160"/>
                </w:pPr>
              </w:pPrChange>
            </w:pPr>
            <w:r w:rsidRPr="003924ED">
              <w:rPr>
                <w:rFonts w:cs="Arial"/>
                <w:sz w:val="18"/>
                <w:szCs w:val="18"/>
              </w:rPr>
              <w:t>Dark blue</w:t>
            </w:r>
          </w:p>
        </w:tc>
        <w:tc>
          <w:tcPr>
            <w:tcW w:w="1021" w:type="dxa"/>
            <w:vAlign w:val="center"/>
          </w:tcPr>
          <w:p w14:paraId="16C05A47" w14:textId="77777777" w:rsidR="003924ED" w:rsidRPr="003924ED" w:rsidRDefault="003924ED">
            <w:pPr>
              <w:jc w:val="center"/>
              <w:rPr>
                <w:rFonts w:cs="Arial"/>
                <w:sz w:val="18"/>
                <w:szCs w:val="18"/>
              </w:rPr>
              <w:pPrChange w:id="350" w:author="Lucien Bickerstaff" w:date="2026-02-02T15:56:00Z" w16du:dateUtc="2026-02-02T14:56:00Z">
                <w:pPr>
                  <w:spacing w:after="160"/>
                </w:pPr>
              </w:pPrChange>
            </w:pPr>
            <w:r w:rsidRPr="003924ED">
              <w:rPr>
                <w:rFonts w:cs="Arial"/>
                <w:sz w:val="18"/>
                <w:szCs w:val="18"/>
              </w:rPr>
              <w:t>3310</w:t>
            </w:r>
          </w:p>
        </w:tc>
        <w:tc>
          <w:tcPr>
            <w:tcW w:w="1105" w:type="dxa"/>
            <w:vAlign w:val="center"/>
          </w:tcPr>
          <w:p w14:paraId="6C5421C5" w14:textId="77777777" w:rsidR="003924ED" w:rsidRPr="003924ED" w:rsidRDefault="003924ED">
            <w:pPr>
              <w:jc w:val="center"/>
              <w:rPr>
                <w:rFonts w:cs="Arial"/>
                <w:sz w:val="18"/>
                <w:szCs w:val="18"/>
              </w:rPr>
              <w:pPrChange w:id="351" w:author="Lucien Bickerstaff" w:date="2026-02-02T15:56:00Z" w16du:dateUtc="2026-02-02T14:56:00Z">
                <w:pPr>
                  <w:spacing w:after="160"/>
                </w:pPr>
              </w:pPrChange>
            </w:pPr>
            <w:r w:rsidRPr="003924ED">
              <w:rPr>
                <w:rFonts w:cs="Arial"/>
                <w:sz w:val="18"/>
                <w:szCs w:val="18"/>
              </w:rPr>
              <w:t>8.898</w:t>
            </w:r>
          </w:p>
        </w:tc>
        <w:tc>
          <w:tcPr>
            <w:tcW w:w="1276" w:type="dxa"/>
            <w:vAlign w:val="center"/>
          </w:tcPr>
          <w:p w14:paraId="72A06372" w14:textId="77777777" w:rsidR="003924ED" w:rsidRPr="003924ED" w:rsidRDefault="003924ED">
            <w:pPr>
              <w:jc w:val="center"/>
              <w:rPr>
                <w:rFonts w:cs="Arial"/>
                <w:sz w:val="18"/>
                <w:szCs w:val="18"/>
              </w:rPr>
              <w:pPrChange w:id="352" w:author="Lucien Bickerstaff" w:date="2026-02-02T15:56:00Z" w16du:dateUtc="2026-02-02T14:56:00Z">
                <w:pPr>
                  <w:spacing w:after="160"/>
                </w:pPr>
              </w:pPrChange>
            </w:pPr>
            <w:r w:rsidRPr="003924ED">
              <w:rPr>
                <w:rFonts w:cs="Arial"/>
                <w:sz w:val="18"/>
                <w:szCs w:val="18"/>
              </w:rPr>
              <w:t>690.000</w:t>
            </w:r>
          </w:p>
        </w:tc>
        <w:tc>
          <w:tcPr>
            <w:tcW w:w="998" w:type="dxa"/>
            <w:vAlign w:val="center"/>
          </w:tcPr>
          <w:p w14:paraId="0E140760" w14:textId="77777777" w:rsidR="003924ED" w:rsidRPr="003924ED" w:rsidRDefault="003924ED">
            <w:pPr>
              <w:jc w:val="center"/>
              <w:rPr>
                <w:rFonts w:cs="Arial"/>
                <w:sz w:val="18"/>
                <w:szCs w:val="18"/>
              </w:rPr>
              <w:pPrChange w:id="353" w:author="Lucien Bickerstaff" w:date="2026-02-02T15:56:00Z" w16du:dateUtc="2026-02-02T14:56:00Z">
                <w:pPr>
                  <w:spacing w:after="160"/>
                </w:pPr>
              </w:pPrChange>
            </w:pPr>
            <w:r w:rsidRPr="003924ED">
              <w:rPr>
                <w:rFonts w:cs="Arial"/>
                <w:sz w:val="18"/>
                <w:szCs w:val="18"/>
              </w:rPr>
              <w:t>5175.748</w:t>
            </w:r>
          </w:p>
        </w:tc>
        <w:tc>
          <w:tcPr>
            <w:tcW w:w="1127" w:type="dxa"/>
            <w:vAlign w:val="center"/>
          </w:tcPr>
          <w:p w14:paraId="316BA433" w14:textId="77777777" w:rsidR="003924ED" w:rsidRPr="003924ED" w:rsidRDefault="003924ED">
            <w:pPr>
              <w:jc w:val="center"/>
              <w:rPr>
                <w:rFonts w:cs="Arial"/>
                <w:sz w:val="18"/>
                <w:szCs w:val="18"/>
              </w:rPr>
              <w:pPrChange w:id="354" w:author="Lucien Bickerstaff" w:date="2026-02-02T15:56:00Z" w16du:dateUtc="2026-02-02T14:56:00Z">
                <w:pPr>
                  <w:spacing w:after="160"/>
                </w:pPr>
              </w:pPrChange>
            </w:pPr>
            <w:r w:rsidRPr="003924ED">
              <w:rPr>
                <w:rFonts w:cs="Arial"/>
                <w:sz w:val="18"/>
                <w:szCs w:val="18"/>
              </w:rPr>
              <w:t>7.501</w:t>
            </w:r>
          </w:p>
        </w:tc>
      </w:tr>
      <w:tr w:rsidR="003924ED" w:rsidRPr="003924ED" w14:paraId="43087CBB" w14:textId="77777777" w:rsidTr="3FDB367F">
        <w:trPr>
          <w:trHeight w:val="57"/>
        </w:trPr>
        <w:tc>
          <w:tcPr>
            <w:tcW w:w="578" w:type="dxa"/>
            <w:vMerge/>
            <w:vAlign w:val="center"/>
          </w:tcPr>
          <w:p w14:paraId="1C0F6663" w14:textId="77777777" w:rsidR="003924ED" w:rsidRPr="003924ED" w:rsidRDefault="003924ED">
            <w:pPr>
              <w:jc w:val="center"/>
              <w:rPr>
                <w:rFonts w:cs="Arial"/>
                <w:sz w:val="18"/>
                <w:szCs w:val="18"/>
              </w:rPr>
              <w:pPrChange w:id="355" w:author="Lucien Bickerstaff" w:date="2026-02-02T15:56:00Z" w16du:dateUtc="2026-02-02T14:56:00Z">
                <w:pPr>
                  <w:spacing w:after="160"/>
                </w:pPr>
              </w:pPrChange>
            </w:pPr>
          </w:p>
        </w:tc>
        <w:tc>
          <w:tcPr>
            <w:tcW w:w="887" w:type="dxa"/>
            <w:vAlign w:val="center"/>
          </w:tcPr>
          <w:p w14:paraId="15D79A11" w14:textId="77777777" w:rsidR="003924ED" w:rsidRPr="003924ED" w:rsidRDefault="003924ED">
            <w:pPr>
              <w:jc w:val="center"/>
              <w:rPr>
                <w:rFonts w:cs="Arial"/>
                <w:sz w:val="18"/>
                <w:szCs w:val="18"/>
              </w:rPr>
              <w:pPrChange w:id="356" w:author="Lucien Bickerstaff" w:date="2026-02-02T15:56:00Z" w16du:dateUtc="2026-02-02T14:56:00Z">
                <w:pPr>
                  <w:spacing w:after="160"/>
                </w:pPr>
              </w:pPrChange>
            </w:pPr>
            <w:r w:rsidRPr="003924ED">
              <w:rPr>
                <w:rFonts w:cs="Arial"/>
                <w:sz w:val="18"/>
                <w:szCs w:val="18"/>
              </w:rPr>
              <w:t>4</w:t>
            </w:r>
          </w:p>
        </w:tc>
        <w:tc>
          <w:tcPr>
            <w:tcW w:w="1224" w:type="dxa"/>
            <w:vAlign w:val="center"/>
          </w:tcPr>
          <w:p w14:paraId="0B3E3733" w14:textId="77777777" w:rsidR="003924ED" w:rsidRPr="003924ED" w:rsidRDefault="003924ED">
            <w:pPr>
              <w:jc w:val="center"/>
              <w:rPr>
                <w:rFonts w:cs="Arial"/>
                <w:sz w:val="18"/>
                <w:szCs w:val="18"/>
              </w:rPr>
              <w:pPrChange w:id="357" w:author="Lucien Bickerstaff" w:date="2026-02-02T15:56:00Z" w16du:dateUtc="2026-02-02T14:56:00Z">
                <w:pPr>
                  <w:spacing w:after="160"/>
                </w:pPr>
              </w:pPrChange>
            </w:pPr>
            <w:r w:rsidRPr="003924ED">
              <w:rPr>
                <w:rFonts w:cs="Arial"/>
                <w:sz w:val="18"/>
                <w:szCs w:val="18"/>
              </w:rPr>
              <w:t>475</w:t>
            </w:r>
          </w:p>
        </w:tc>
        <w:tc>
          <w:tcPr>
            <w:tcW w:w="1134" w:type="dxa"/>
            <w:vAlign w:val="center"/>
          </w:tcPr>
          <w:p w14:paraId="6CD85BC4" w14:textId="77777777" w:rsidR="003924ED" w:rsidRPr="003924ED" w:rsidRDefault="003924ED">
            <w:pPr>
              <w:jc w:val="center"/>
              <w:rPr>
                <w:rFonts w:cs="Arial"/>
                <w:sz w:val="18"/>
                <w:szCs w:val="18"/>
              </w:rPr>
              <w:pPrChange w:id="358" w:author="Lucien Bickerstaff" w:date="2026-02-02T15:56:00Z" w16du:dateUtc="2026-02-02T14:56:00Z">
                <w:pPr>
                  <w:spacing w:after="160"/>
                </w:pPr>
              </w:pPrChange>
            </w:pPr>
            <w:r w:rsidRPr="003924ED">
              <w:rPr>
                <w:rFonts w:cs="Arial"/>
                <w:sz w:val="18"/>
                <w:szCs w:val="18"/>
              </w:rPr>
              <w:t>Blue</w:t>
            </w:r>
          </w:p>
        </w:tc>
        <w:tc>
          <w:tcPr>
            <w:tcW w:w="1021" w:type="dxa"/>
            <w:vAlign w:val="center"/>
          </w:tcPr>
          <w:p w14:paraId="43456FE7" w14:textId="77777777" w:rsidR="003924ED" w:rsidRPr="003924ED" w:rsidRDefault="003924ED">
            <w:pPr>
              <w:jc w:val="center"/>
              <w:rPr>
                <w:rFonts w:cs="Arial"/>
                <w:sz w:val="18"/>
                <w:szCs w:val="18"/>
              </w:rPr>
              <w:pPrChange w:id="359" w:author="Lucien Bickerstaff" w:date="2026-02-02T15:56:00Z" w16du:dateUtc="2026-02-02T14:56:00Z">
                <w:pPr>
                  <w:spacing w:after="160"/>
                </w:pPr>
              </w:pPrChange>
            </w:pPr>
            <w:r w:rsidRPr="003924ED">
              <w:rPr>
                <w:rFonts w:cs="Arial"/>
                <w:sz w:val="18"/>
                <w:szCs w:val="18"/>
              </w:rPr>
              <w:t>3511</w:t>
            </w:r>
          </w:p>
        </w:tc>
        <w:tc>
          <w:tcPr>
            <w:tcW w:w="1105" w:type="dxa"/>
            <w:vAlign w:val="center"/>
          </w:tcPr>
          <w:p w14:paraId="59E2DAF1" w14:textId="77777777" w:rsidR="003924ED" w:rsidRPr="003924ED" w:rsidRDefault="003924ED">
            <w:pPr>
              <w:jc w:val="center"/>
              <w:rPr>
                <w:rFonts w:cs="Arial"/>
                <w:sz w:val="18"/>
                <w:szCs w:val="18"/>
              </w:rPr>
              <w:pPrChange w:id="360" w:author="Lucien Bickerstaff" w:date="2026-02-02T15:56:00Z" w16du:dateUtc="2026-02-02T14:56:00Z">
                <w:pPr>
                  <w:spacing w:after="160"/>
                </w:pPr>
              </w:pPrChange>
            </w:pPr>
            <w:r w:rsidRPr="003924ED">
              <w:rPr>
                <w:rFonts w:cs="Arial"/>
                <w:sz w:val="18"/>
                <w:szCs w:val="18"/>
              </w:rPr>
              <w:t>8.802</w:t>
            </w:r>
          </w:p>
        </w:tc>
        <w:tc>
          <w:tcPr>
            <w:tcW w:w="1276" w:type="dxa"/>
            <w:vAlign w:val="center"/>
          </w:tcPr>
          <w:p w14:paraId="6EF62A36" w14:textId="77777777" w:rsidR="003924ED" w:rsidRPr="003924ED" w:rsidRDefault="003924ED">
            <w:pPr>
              <w:jc w:val="center"/>
              <w:rPr>
                <w:rFonts w:cs="Arial"/>
                <w:sz w:val="18"/>
                <w:szCs w:val="18"/>
              </w:rPr>
              <w:pPrChange w:id="361" w:author="Lucien Bickerstaff" w:date="2026-02-02T15:56:00Z" w16du:dateUtc="2026-02-02T14:56:00Z">
                <w:pPr>
                  <w:spacing w:after="160"/>
                </w:pPr>
              </w:pPrChange>
            </w:pPr>
            <w:r w:rsidRPr="003924ED">
              <w:rPr>
                <w:rFonts w:cs="Arial"/>
                <w:sz w:val="18"/>
                <w:szCs w:val="18"/>
              </w:rPr>
              <w:t>950.813</w:t>
            </w:r>
          </w:p>
        </w:tc>
        <w:tc>
          <w:tcPr>
            <w:tcW w:w="998" w:type="dxa"/>
            <w:vAlign w:val="center"/>
          </w:tcPr>
          <w:p w14:paraId="74BE5193" w14:textId="77777777" w:rsidR="003924ED" w:rsidRPr="003924ED" w:rsidRDefault="003924ED">
            <w:pPr>
              <w:jc w:val="center"/>
              <w:rPr>
                <w:rFonts w:cs="Arial"/>
                <w:sz w:val="18"/>
                <w:szCs w:val="18"/>
              </w:rPr>
              <w:pPrChange w:id="362" w:author="Lucien Bickerstaff" w:date="2026-02-02T15:56:00Z" w16du:dateUtc="2026-02-02T14:56:00Z">
                <w:pPr>
                  <w:spacing w:after="160"/>
                </w:pPr>
              </w:pPrChange>
            </w:pPr>
            <w:r w:rsidRPr="003924ED">
              <w:rPr>
                <w:rFonts w:cs="Arial"/>
                <w:sz w:val="18"/>
                <w:szCs w:val="18"/>
              </w:rPr>
              <w:t>5552.074</w:t>
            </w:r>
          </w:p>
        </w:tc>
        <w:tc>
          <w:tcPr>
            <w:tcW w:w="1127" w:type="dxa"/>
            <w:vAlign w:val="center"/>
          </w:tcPr>
          <w:p w14:paraId="444C6D43" w14:textId="77777777" w:rsidR="003924ED" w:rsidRPr="003924ED" w:rsidRDefault="003924ED">
            <w:pPr>
              <w:jc w:val="center"/>
              <w:rPr>
                <w:rFonts w:cs="Arial"/>
                <w:sz w:val="18"/>
                <w:szCs w:val="18"/>
              </w:rPr>
              <w:pPrChange w:id="363" w:author="Lucien Bickerstaff" w:date="2026-02-02T15:56:00Z" w16du:dateUtc="2026-02-02T14:56:00Z">
                <w:pPr>
                  <w:spacing w:after="160"/>
                </w:pPr>
              </w:pPrChange>
            </w:pPr>
            <w:r w:rsidRPr="003924ED">
              <w:rPr>
                <w:rFonts w:cs="Arial"/>
                <w:sz w:val="18"/>
                <w:szCs w:val="18"/>
              </w:rPr>
              <w:t>5.839</w:t>
            </w:r>
          </w:p>
        </w:tc>
      </w:tr>
      <w:tr w:rsidR="003924ED" w:rsidRPr="003924ED" w14:paraId="340D36AB" w14:textId="77777777" w:rsidTr="3FDB367F">
        <w:trPr>
          <w:trHeight w:val="57"/>
        </w:trPr>
        <w:tc>
          <w:tcPr>
            <w:tcW w:w="578" w:type="dxa"/>
            <w:vMerge/>
            <w:vAlign w:val="center"/>
          </w:tcPr>
          <w:p w14:paraId="37A5E029" w14:textId="77777777" w:rsidR="003924ED" w:rsidRPr="003924ED" w:rsidRDefault="003924ED">
            <w:pPr>
              <w:jc w:val="center"/>
              <w:rPr>
                <w:rFonts w:cs="Arial"/>
                <w:sz w:val="18"/>
                <w:szCs w:val="18"/>
              </w:rPr>
              <w:pPrChange w:id="364" w:author="Lucien Bickerstaff" w:date="2026-02-02T15:56:00Z" w16du:dateUtc="2026-02-02T14:56:00Z">
                <w:pPr>
                  <w:spacing w:after="160"/>
                </w:pPr>
              </w:pPrChange>
            </w:pPr>
          </w:p>
        </w:tc>
        <w:tc>
          <w:tcPr>
            <w:tcW w:w="887" w:type="dxa"/>
            <w:vAlign w:val="center"/>
          </w:tcPr>
          <w:p w14:paraId="719550A5" w14:textId="77777777" w:rsidR="003924ED" w:rsidRPr="003924ED" w:rsidRDefault="003924ED">
            <w:pPr>
              <w:jc w:val="center"/>
              <w:rPr>
                <w:rFonts w:cs="Arial"/>
                <w:sz w:val="18"/>
                <w:szCs w:val="18"/>
              </w:rPr>
              <w:pPrChange w:id="365" w:author="Lucien Bickerstaff" w:date="2026-02-02T15:56:00Z" w16du:dateUtc="2026-02-02T14:56:00Z">
                <w:pPr>
                  <w:spacing w:after="160"/>
                </w:pPr>
              </w:pPrChange>
            </w:pPr>
            <w:r w:rsidRPr="003924ED">
              <w:rPr>
                <w:rFonts w:cs="Arial"/>
                <w:sz w:val="18"/>
                <w:szCs w:val="18"/>
              </w:rPr>
              <w:t>5</w:t>
            </w:r>
          </w:p>
        </w:tc>
        <w:tc>
          <w:tcPr>
            <w:tcW w:w="1224" w:type="dxa"/>
            <w:vAlign w:val="center"/>
          </w:tcPr>
          <w:p w14:paraId="0843BC49" w14:textId="77777777" w:rsidR="003924ED" w:rsidRPr="003924ED" w:rsidRDefault="003924ED">
            <w:pPr>
              <w:jc w:val="center"/>
              <w:rPr>
                <w:rFonts w:cs="Arial"/>
                <w:sz w:val="18"/>
                <w:szCs w:val="18"/>
              </w:rPr>
              <w:pPrChange w:id="366" w:author="Lucien Bickerstaff" w:date="2026-02-02T15:56:00Z" w16du:dateUtc="2026-02-02T14:56:00Z">
                <w:pPr>
                  <w:spacing w:after="160"/>
                </w:pPr>
              </w:pPrChange>
            </w:pPr>
            <w:r w:rsidRPr="003924ED">
              <w:rPr>
                <w:rFonts w:cs="Arial"/>
                <w:sz w:val="18"/>
                <w:szCs w:val="18"/>
              </w:rPr>
              <w:t>505</w:t>
            </w:r>
          </w:p>
        </w:tc>
        <w:tc>
          <w:tcPr>
            <w:tcW w:w="1134" w:type="dxa"/>
            <w:vAlign w:val="center"/>
          </w:tcPr>
          <w:p w14:paraId="299AF70A" w14:textId="77777777" w:rsidR="003924ED" w:rsidRPr="003924ED" w:rsidRDefault="003924ED">
            <w:pPr>
              <w:jc w:val="center"/>
              <w:rPr>
                <w:rFonts w:cs="Arial"/>
                <w:sz w:val="18"/>
                <w:szCs w:val="18"/>
              </w:rPr>
              <w:pPrChange w:id="367" w:author="Lucien Bickerstaff" w:date="2026-02-02T15:56:00Z" w16du:dateUtc="2026-02-02T14:56:00Z">
                <w:pPr>
                  <w:spacing w:after="160"/>
                </w:pPr>
              </w:pPrChange>
            </w:pPr>
            <w:r w:rsidRPr="003924ED">
              <w:rPr>
                <w:rFonts w:cs="Arial"/>
                <w:sz w:val="18"/>
                <w:szCs w:val="18"/>
              </w:rPr>
              <w:t>Cyan</w:t>
            </w:r>
          </w:p>
        </w:tc>
        <w:tc>
          <w:tcPr>
            <w:tcW w:w="1021" w:type="dxa"/>
            <w:vAlign w:val="center"/>
          </w:tcPr>
          <w:p w14:paraId="39040F27" w14:textId="77777777" w:rsidR="003924ED" w:rsidRPr="003924ED" w:rsidRDefault="003924ED">
            <w:pPr>
              <w:jc w:val="center"/>
              <w:rPr>
                <w:rFonts w:cs="Arial"/>
                <w:sz w:val="18"/>
                <w:szCs w:val="18"/>
              </w:rPr>
              <w:pPrChange w:id="368" w:author="Lucien Bickerstaff" w:date="2026-02-02T15:56:00Z" w16du:dateUtc="2026-02-02T14:56:00Z">
                <w:pPr>
                  <w:spacing w:after="160"/>
                </w:pPr>
              </w:pPrChange>
            </w:pPr>
            <w:r w:rsidRPr="003924ED">
              <w:rPr>
                <w:rFonts w:cs="Arial"/>
                <w:sz w:val="18"/>
                <w:szCs w:val="18"/>
              </w:rPr>
              <w:t>3196</w:t>
            </w:r>
          </w:p>
        </w:tc>
        <w:tc>
          <w:tcPr>
            <w:tcW w:w="1105" w:type="dxa"/>
            <w:vAlign w:val="center"/>
          </w:tcPr>
          <w:p w14:paraId="6BC620CF" w14:textId="77777777" w:rsidR="003924ED" w:rsidRPr="003924ED" w:rsidRDefault="003924ED">
            <w:pPr>
              <w:jc w:val="center"/>
              <w:rPr>
                <w:rFonts w:cs="Arial"/>
                <w:sz w:val="18"/>
                <w:szCs w:val="18"/>
              </w:rPr>
              <w:pPrChange w:id="369" w:author="Lucien Bickerstaff" w:date="2026-02-02T15:56:00Z" w16du:dateUtc="2026-02-02T14:56:00Z">
                <w:pPr>
                  <w:spacing w:after="160"/>
                </w:pPr>
              </w:pPrChange>
            </w:pPr>
            <w:r w:rsidRPr="003924ED">
              <w:rPr>
                <w:rFonts w:cs="Arial"/>
                <w:sz w:val="18"/>
                <w:szCs w:val="18"/>
              </w:rPr>
              <w:t>8.884</w:t>
            </w:r>
          </w:p>
        </w:tc>
        <w:tc>
          <w:tcPr>
            <w:tcW w:w="1276" w:type="dxa"/>
            <w:vAlign w:val="center"/>
          </w:tcPr>
          <w:p w14:paraId="2AE596A4" w14:textId="77777777" w:rsidR="003924ED" w:rsidRPr="003924ED" w:rsidRDefault="003924ED">
            <w:pPr>
              <w:jc w:val="center"/>
              <w:rPr>
                <w:rFonts w:cs="Arial"/>
                <w:sz w:val="18"/>
                <w:szCs w:val="18"/>
              </w:rPr>
              <w:pPrChange w:id="370" w:author="Lucien Bickerstaff" w:date="2026-02-02T15:56:00Z" w16du:dateUtc="2026-02-02T14:56:00Z">
                <w:pPr>
                  <w:spacing w:after="160"/>
                </w:pPr>
              </w:pPrChange>
            </w:pPr>
            <w:r w:rsidRPr="003924ED">
              <w:rPr>
                <w:rFonts w:cs="Arial"/>
                <w:sz w:val="18"/>
                <w:szCs w:val="18"/>
              </w:rPr>
              <w:t>2930.689</w:t>
            </w:r>
          </w:p>
        </w:tc>
        <w:tc>
          <w:tcPr>
            <w:tcW w:w="998" w:type="dxa"/>
            <w:vAlign w:val="center"/>
          </w:tcPr>
          <w:p w14:paraId="44D0EB91" w14:textId="77777777" w:rsidR="003924ED" w:rsidRPr="003924ED" w:rsidRDefault="003924ED">
            <w:pPr>
              <w:jc w:val="center"/>
              <w:rPr>
                <w:rFonts w:cs="Arial"/>
                <w:sz w:val="18"/>
                <w:szCs w:val="18"/>
              </w:rPr>
              <w:pPrChange w:id="371" w:author="Lucien Bickerstaff" w:date="2026-02-02T15:56:00Z" w16du:dateUtc="2026-02-02T14:56:00Z">
                <w:pPr>
                  <w:spacing w:after="160"/>
                </w:pPr>
              </w:pPrChange>
            </w:pPr>
            <w:r w:rsidRPr="003924ED">
              <w:rPr>
                <w:rFonts w:cs="Arial"/>
                <w:sz w:val="18"/>
                <w:szCs w:val="18"/>
              </w:rPr>
              <w:t>5366.997</w:t>
            </w:r>
          </w:p>
        </w:tc>
        <w:tc>
          <w:tcPr>
            <w:tcW w:w="1127" w:type="dxa"/>
            <w:vAlign w:val="center"/>
          </w:tcPr>
          <w:p w14:paraId="1DE9F949" w14:textId="77777777" w:rsidR="003924ED" w:rsidRPr="003924ED" w:rsidRDefault="003924ED">
            <w:pPr>
              <w:jc w:val="center"/>
              <w:rPr>
                <w:rFonts w:cs="Arial"/>
                <w:sz w:val="18"/>
                <w:szCs w:val="18"/>
              </w:rPr>
              <w:pPrChange w:id="372" w:author="Lucien Bickerstaff" w:date="2026-02-02T15:56:00Z" w16du:dateUtc="2026-02-02T14:56:00Z">
                <w:pPr>
                  <w:spacing w:after="160"/>
                </w:pPr>
              </w:pPrChange>
            </w:pPr>
            <w:r w:rsidRPr="003924ED">
              <w:rPr>
                <w:rFonts w:cs="Arial"/>
                <w:sz w:val="18"/>
                <w:szCs w:val="18"/>
              </w:rPr>
              <w:t>1.831</w:t>
            </w:r>
          </w:p>
        </w:tc>
      </w:tr>
      <w:tr w:rsidR="003924ED" w:rsidRPr="003924ED" w14:paraId="21E85DAD" w14:textId="77777777" w:rsidTr="3FDB367F">
        <w:trPr>
          <w:trHeight w:val="57"/>
        </w:trPr>
        <w:tc>
          <w:tcPr>
            <w:tcW w:w="578" w:type="dxa"/>
            <w:vMerge/>
            <w:vAlign w:val="center"/>
          </w:tcPr>
          <w:p w14:paraId="79F70D18" w14:textId="77777777" w:rsidR="003924ED" w:rsidRPr="003924ED" w:rsidRDefault="003924ED">
            <w:pPr>
              <w:jc w:val="center"/>
              <w:rPr>
                <w:rFonts w:cs="Arial"/>
                <w:sz w:val="18"/>
                <w:szCs w:val="18"/>
              </w:rPr>
              <w:pPrChange w:id="373" w:author="Lucien Bickerstaff" w:date="2026-02-02T15:56:00Z" w16du:dateUtc="2026-02-02T14:56:00Z">
                <w:pPr>
                  <w:spacing w:after="160"/>
                </w:pPr>
              </w:pPrChange>
            </w:pPr>
          </w:p>
        </w:tc>
        <w:tc>
          <w:tcPr>
            <w:tcW w:w="887" w:type="dxa"/>
            <w:vAlign w:val="center"/>
          </w:tcPr>
          <w:p w14:paraId="15BE3CCB" w14:textId="77777777" w:rsidR="003924ED" w:rsidRPr="003924ED" w:rsidRDefault="003924ED">
            <w:pPr>
              <w:jc w:val="center"/>
              <w:rPr>
                <w:rFonts w:cs="Arial"/>
                <w:sz w:val="18"/>
                <w:szCs w:val="18"/>
              </w:rPr>
              <w:pPrChange w:id="374" w:author="Lucien Bickerstaff" w:date="2026-02-02T15:56:00Z" w16du:dateUtc="2026-02-02T14:56:00Z">
                <w:pPr>
                  <w:spacing w:after="160"/>
                </w:pPr>
              </w:pPrChange>
            </w:pPr>
            <w:r w:rsidRPr="003924ED">
              <w:rPr>
                <w:rFonts w:cs="Arial"/>
                <w:sz w:val="18"/>
                <w:szCs w:val="18"/>
              </w:rPr>
              <w:t>6</w:t>
            </w:r>
          </w:p>
        </w:tc>
        <w:tc>
          <w:tcPr>
            <w:tcW w:w="1224" w:type="dxa"/>
            <w:vAlign w:val="center"/>
          </w:tcPr>
          <w:p w14:paraId="3E2F00F4" w14:textId="77777777" w:rsidR="003924ED" w:rsidRPr="003924ED" w:rsidRDefault="003924ED">
            <w:pPr>
              <w:jc w:val="center"/>
              <w:rPr>
                <w:rFonts w:cs="Arial"/>
                <w:sz w:val="18"/>
                <w:szCs w:val="18"/>
              </w:rPr>
              <w:pPrChange w:id="375" w:author="Lucien Bickerstaff" w:date="2026-02-02T15:56:00Z" w16du:dateUtc="2026-02-02T14:56:00Z">
                <w:pPr>
                  <w:spacing w:after="160"/>
                </w:pPr>
              </w:pPrChange>
            </w:pPr>
            <w:r w:rsidRPr="003924ED">
              <w:rPr>
                <w:rFonts w:cs="Arial"/>
                <w:sz w:val="18"/>
                <w:szCs w:val="18"/>
              </w:rPr>
              <w:t>525</w:t>
            </w:r>
          </w:p>
        </w:tc>
        <w:tc>
          <w:tcPr>
            <w:tcW w:w="1134" w:type="dxa"/>
            <w:vAlign w:val="center"/>
          </w:tcPr>
          <w:p w14:paraId="2C4455E0" w14:textId="77777777" w:rsidR="003924ED" w:rsidRPr="003924ED" w:rsidRDefault="003924ED">
            <w:pPr>
              <w:jc w:val="center"/>
              <w:rPr>
                <w:rFonts w:cs="Arial"/>
                <w:sz w:val="18"/>
                <w:szCs w:val="18"/>
              </w:rPr>
              <w:pPrChange w:id="376" w:author="Lucien Bickerstaff" w:date="2026-02-02T15:56:00Z" w16du:dateUtc="2026-02-02T14:56:00Z">
                <w:pPr>
                  <w:spacing w:after="160"/>
                </w:pPr>
              </w:pPrChange>
            </w:pPr>
            <w:r w:rsidRPr="003924ED">
              <w:rPr>
                <w:rFonts w:cs="Arial"/>
                <w:sz w:val="18"/>
                <w:szCs w:val="18"/>
              </w:rPr>
              <w:t>Green</w:t>
            </w:r>
          </w:p>
        </w:tc>
        <w:tc>
          <w:tcPr>
            <w:tcW w:w="1021" w:type="dxa"/>
            <w:vAlign w:val="center"/>
          </w:tcPr>
          <w:p w14:paraId="549F45EB" w14:textId="77777777" w:rsidR="003924ED" w:rsidRPr="003924ED" w:rsidRDefault="003924ED">
            <w:pPr>
              <w:jc w:val="center"/>
              <w:rPr>
                <w:rFonts w:cs="Arial"/>
                <w:sz w:val="18"/>
                <w:szCs w:val="18"/>
              </w:rPr>
              <w:pPrChange w:id="377" w:author="Lucien Bickerstaff" w:date="2026-02-02T15:56:00Z" w16du:dateUtc="2026-02-02T14:56:00Z">
                <w:pPr>
                  <w:spacing w:after="160"/>
                </w:pPr>
              </w:pPrChange>
            </w:pPr>
            <w:r w:rsidRPr="003924ED">
              <w:rPr>
                <w:rFonts w:cs="Arial"/>
                <w:sz w:val="18"/>
                <w:szCs w:val="18"/>
              </w:rPr>
              <w:t>4095</w:t>
            </w:r>
          </w:p>
        </w:tc>
        <w:tc>
          <w:tcPr>
            <w:tcW w:w="1105" w:type="dxa"/>
            <w:vAlign w:val="center"/>
          </w:tcPr>
          <w:p w14:paraId="7D4A3683" w14:textId="77777777" w:rsidR="003924ED" w:rsidRPr="003924ED" w:rsidRDefault="003924ED">
            <w:pPr>
              <w:jc w:val="center"/>
              <w:rPr>
                <w:rFonts w:cs="Arial"/>
                <w:sz w:val="18"/>
                <w:szCs w:val="18"/>
              </w:rPr>
              <w:pPrChange w:id="378" w:author="Lucien Bickerstaff" w:date="2026-02-02T15:56:00Z" w16du:dateUtc="2026-02-02T14:56:00Z">
                <w:pPr>
                  <w:spacing w:after="160"/>
                </w:pPr>
              </w:pPrChange>
            </w:pPr>
            <w:r w:rsidRPr="003924ED">
              <w:rPr>
                <w:rFonts w:cs="Arial"/>
                <w:sz w:val="18"/>
                <w:szCs w:val="18"/>
              </w:rPr>
              <w:t>8.837</w:t>
            </w:r>
          </w:p>
        </w:tc>
        <w:tc>
          <w:tcPr>
            <w:tcW w:w="1276" w:type="dxa"/>
            <w:vAlign w:val="center"/>
          </w:tcPr>
          <w:p w14:paraId="231A403E" w14:textId="77777777" w:rsidR="003924ED" w:rsidRPr="003924ED" w:rsidRDefault="003924ED">
            <w:pPr>
              <w:jc w:val="center"/>
              <w:rPr>
                <w:rFonts w:cs="Arial"/>
                <w:sz w:val="18"/>
                <w:szCs w:val="18"/>
              </w:rPr>
              <w:pPrChange w:id="379" w:author="Lucien Bickerstaff" w:date="2026-02-02T15:56:00Z" w16du:dateUtc="2026-02-02T14:56:00Z">
                <w:pPr>
                  <w:spacing w:after="160"/>
                </w:pPr>
              </w:pPrChange>
            </w:pPr>
            <w:r w:rsidRPr="003924ED">
              <w:rPr>
                <w:rFonts w:cs="Arial"/>
                <w:sz w:val="18"/>
                <w:szCs w:val="18"/>
              </w:rPr>
              <w:t>4443.253</w:t>
            </w:r>
          </w:p>
        </w:tc>
        <w:tc>
          <w:tcPr>
            <w:tcW w:w="998" w:type="dxa"/>
            <w:vAlign w:val="center"/>
          </w:tcPr>
          <w:p w14:paraId="411F5FB8" w14:textId="77777777" w:rsidR="003924ED" w:rsidRPr="003924ED" w:rsidRDefault="003924ED">
            <w:pPr>
              <w:jc w:val="center"/>
              <w:rPr>
                <w:rFonts w:cs="Arial"/>
                <w:sz w:val="18"/>
                <w:szCs w:val="18"/>
              </w:rPr>
              <w:pPrChange w:id="380" w:author="Lucien Bickerstaff" w:date="2026-02-02T15:56:00Z" w16du:dateUtc="2026-02-02T14:56:00Z">
                <w:pPr>
                  <w:spacing w:after="160"/>
                </w:pPr>
              </w:pPrChange>
            </w:pPr>
            <w:r w:rsidRPr="003924ED">
              <w:rPr>
                <w:rFonts w:cs="Arial"/>
                <w:sz w:val="18"/>
                <w:szCs w:val="18"/>
              </w:rPr>
              <w:t>3787.380</w:t>
            </w:r>
          </w:p>
        </w:tc>
        <w:tc>
          <w:tcPr>
            <w:tcW w:w="1127" w:type="dxa"/>
            <w:vAlign w:val="center"/>
          </w:tcPr>
          <w:p w14:paraId="6BA7DD79" w14:textId="77777777" w:rsidR="003924ED" w:rsidRPr="003924ED" w:rsidRDefault="003924ED">
            <w:pPr>
              <w:jc w:val="center"/>
              <w:rPr>
                <w:rFonts w:cs="Arial"/>
                <w:sz w:val="18"/>
                <w:szCs w:val="18"/>
              </w:rPr>
              <w:pPrChange w:id="381" w:author="Lucien Bickerstaff" w:date="2026-02-02T15:56:00Z" w16du:dateUtc="2026-02-02T14:56:00Z">
                <w:pPr>
                  <w:spacing w:after="160"/>
                </w:pPr>
              </w:pPrChange>
            </w:pPr>
            <w:r w:rsidRPr="003924ED">
              <w:rPr>
                <w:rFonts w:cs="Arial"/>
                <w:sz w:val="18"/>
                <w:szCs w:val="18"/>
              </w:rPr>
              <w:t>0.852</w:t>
            </w:r>
          </w:p>
        </w:tc>
      </w:tr>
      <w:tr w:rsidR="003924ED" w:rsidRPr="003924ED" w14:paraId="6C693864" w14:textId="77777777" w:rsidTr="3FDB367F">
        <w:trPr>
          <w:trHeight w:val="57"/>
        </w:trPr>
        <w:tc>
          <w:tcPr>
            <w:tcW w:w="578" w:type="dxa"/>
            <w:vMerge/>
            <w:vAlign w:val="center"/>
          </w:tcPr>
          <w:p w14:paraId="6A5E6CEB" w14:textId="77777777" w:rsidR="003924ED" w:rsidRPr="003924ED" w:rsidRDefault="003924ED">
            <w:pPr>
              <w:jc w:val="center"/>
              <w:rPr>
                <w:rFonts w:cs="Arial"/>
                <w:sz w:val="18"/>
                <w:szCs w:val="18"/>
              </w:rPr>
              <w:pPrChange w:id="382" w:author="Lucien Bickerstaff" w:date="2026-02-02T15:56:00Z" w16du:dateUtc="2026-02-02T14:56:00Z">
                <w:pPr>
                  <w:spacing w:after="160"/>
                </w:pPr>
              </w:pPrChange>
            </w:pPr>
          </w:p>
        </w:tc>
        <w:tc>
          <w:tcPr>
            <w:tcW w:w="887" w:type="dxa"/>
            <w:vAlign w:val="center"/>
          </w:tcPr>
          <w:p w14:paraId="4385609E" w14:textId="77777777" w:rsidR="003924ED" w:rsidRPr="003924ED" w:rsidRDefault="003924ED">
            <w:pPr>
              <w:jc w:val="center"/>
              <w:rPr>
                <w:rFonts w:cs="Arial"/>
                <w:sz w:val="18"/>
                <w:szCs w:val="18"/>
              </w:rPr>
              <w:pPrChange w:id="383" w:author="Lucien Bickerstaff" w:date="2026-02-02T15:56:00Z" w16du:dateUtc="2026-02-02T14:56:00Z">
                <w:pPr>
                  <w:spacing w:after="160"/>
                </w:pPr>
              </w:pPrChange>
            </w:pPr>
            <w:r w:rsidRPr="003924ED">
              <w:rPr>
                <w:rFonts w:cs="Arial"/>
                <w:sz w:val="18"/>
                <w:szCs w:val="18"/>
              </w:rPr>
              <w:t>7</w:t>
            </w:r>
          </w:p>
        </w:tc>
        <w:tc>
          <w:tcPr>
            <w:tcW w:w="1224" w:type="dxa"/>
            <w:vAlign w:val="center"/>
          </w:tcPr>
          <w:p w14:paraId="6ED860CB" w14:textId="77777777" w:rsidR="003924ED" w:rsidRPr="003924ED" w:rsidRDefault="003924ED">
            <w:pPr>
              <w:jc w:val="center"/>
              <w:rPr>
                <w:rFonts w:cs="Arial"/>
                <w:sz w:val="18"/>
                <w:szCs w:val="18"/>
              </w:rPr>
              <w:pPrChange w:id="384" w:author="Lucien Bickerstaff" w:date="2026-02-02T15:56:00Z" w16du:dateUtc="2026-02-02T14:56:00Z">
                <w:pPr>
                  <w:spacing w:after="160"/>
                </w:pPr>
              </w:pPrChange>
            </w:pPr>
            <w:r w:rsidRPr="003924ED">
              <w:rPr>
                <w:rFonts w:cs="Arial"/>
                <w:sz w:val="18"/>
                <w:szCs w:val="18"/>
              </w:rPr>
              <w:t>545</w:t>
            </w:r>
          </w:p>
        </w:tc>
        <w:tc>
          <w:tcPr>
            <w:tcW w:w="1134" w:type="dxa"/>
            <w:vAlign w:val="center"/>
          </w:tcPr>
          <w:p w14:paraId="7E062BF3" w14:textId="77777777" w:rsidR="003924ED" w:rsidRPr="003924ED" w:rsidRDefault="003924ED">
            <w:pPr>
              <w:jc w:val="center"/>
              <w:rPr>
                <w:rFonts w:cs="Arial"/>
                <w:sz w:val="18"/>
                <w:szCs w:val="18"/>
              </w:rPr>
              <w:pPrChange w:id="385" w:author="Lucien Bickerstaff" w:date="2026-02-02T15:56:00Z" w16du:dateUtc="2026-02-02T14:56:00Z">
                <w:pPr>
                  <w:spacing w:after="160"/>
                </w:pPr>
              </w:pPrChange>
            </w:pPr>
            <w:r w:rsidRPr="003924ED">
              <w:rPr>
                <w:rFonts w:cs="Arial"/>
                <w:sz w:val="18"/>
                <w:szCs w:val="18"/>
              </w:rPr>
              <w:t>Lime</w:t>
            </w:r>
          </w:p>
        </w:tc>
        <w:tc>
          <w:tcPr>
            <w:tcW w:w="1021" w:type="dxa"/>
            <w:vAlign w:val="center"/>
          </w:tcPr>
          <w:p w14:paraId="4DD1122C" w14:textId="77777777" w:rsidR="003924ED" w:rsidRPr="003924ED" w:rsidRDefault="003924ED">
            <w:pPr>
              <w:jc w:val="center"/>
              <w:rPr>
                <w:rFonts w:cs="Arial"/>
                <w:sz w:val="18"/>
                <w:szCs w:val="18"/>
              </w:rPr>
              <w:pPrChange w:id="386" w:author="Lucien Bickerstaff" w:date="2026-02-02T15:56:00Z" w16du:dateUtc="2026-02-02T14:56:00Z">
                <w:pPr>
                  <w:spacing w:after="160"/>
                </w:pPr>
              </w:pPrChange>
            </w:pPr>
            <w:r w:rsidRPr="003924ED">
              <w:rPr>
                <w:rFonts w:cs="Arial"/>
                <w:sz w:val="18"/>
                <w:szCs w:val="18"/>
              </w:rPr>
              <w:t>1137</w:t>
            </w:r>
          </w:p>
        </w:tc>
        <w:tc>
          <w:tcPr>
            <w:tcW w:w="1105" w:type="dxa"/>
            <w:vAlign w:val="center"/>
          </w:tcPr>
          <w:p w14:paraId="68B2F66D" w14:textId="77777777" w:rsidR="003924ED" w:rsidRPr="003924ED" w:rsidRDefault="003924ED">
            <w:pPr>
              <w:jc w:val="center"/>
              <w:rPr>
                <w:rFonts w:cs="Arial"/>
                <w:sz w:val="18"/>
                <w:szCs w:val="18"/>
              </w:rPr>
              <w:pPrChange w:id="387" w:author="Lucien Bickerstaff" w:date="2026-02-02T15:56:00Z" w16du:dateUtc="2026-02-02T14:56:00Z">
                <w:pPr>
                  <w:spacing w:after="160"/>
                </w:pPr>
              </w:pPrChange>
            </w:pPr>
            <w:r w:rsidRPr="003924ED">
              <w:rPr>
                <w:rFonts w:cs="Arial"/>
                <w:sz w:val="18"/>
                <w:szCs w:val="18"/>
              </w:rPr>
              <w:t>8.684</w:t>
            </w:r>
          </w:p>
        </w:tc>
        <w:tc>
          <w:tcPr>
            <w:tcW w:w="1276" w:type="dxa"/>
            <w:vAlign w:val="center"/>
          </w:tcPr>
          <w:p w14:paraId="34A4A8A3" w14:textId="77777777" w:rsidR="003924ED" w:rsidRPr="003924ED" w:rsidRDefault="003924ED">
            <w:pPr>
              <w:jc w:val="center"/>
              <w:rPr>
                <w:rFonts w:cs="Arial"/>
                <w:sz w:val="18"/>
                <w:szCs w:val="18"/>
              </w:rPr>
              <w:pPrChange w:id="388" w:author="Lucien Bickerstaff" w:date="2026-02-02T15:56:00Z" w16du:dateUtc="2026-02-02T14:56:00Z">
                <w:pPr>
                  <w:spacing w:after="160"/>
                </w:pPr>
              </w:pPrChange>
            </w:pPr>
            <w:r w:rsidRPr="003924ED">
              <w:rPr>
                <w:rFonts w:cs="Arial"/>
                <w:sz w:val="18"/>
                <w:szCs w:val="18"/>
              </w:rPr>
              <w:t>3979.285</w:t>
            </w:r>
          </w:p>
        </w:tc>
        <w:tc>
          <w:tcPr>
            <w:tcW w:w="998" w:type="dxa"/>
            <w:vAlign w:val="center"/>
          </w:tcPr>
          <w:p w14:paraId="2BE6446A" w14:textId="77777777" w:rsidR="003924ED" w:rsidRPr="003924ED" w:rsidRDefault="003924ED">
            <w:pPr>
              <w:jc w:val="center"/>
              <w:rPr>
                <w:rFonts w:cs="Arial"/>
                <w:sz w:val="18"/>
                <w:szCs w:val="18"/>
              </w:rPr>
              <w:pPrChange w:id="389" w:author="Lucien Bickerstaff" w:date="2026-02-02T15:56:00Z" w16du:dateUtc="2026-02-02T14:56:00Z">
                <w:pPr>
                  <w:spacing w:after="160"/>
                </w:pPr>
              </w:pPrChange>
            </w:pPr>
            <w:r w:rsidRPr="003924ED">
              <w:rPr>
                <w:rFonts w:cs="Arial"/>
                <w:sz w:val="18"/>
                <w:szCs w:val="18"/>
              </w:rPr>
              <w:t>1553.400</w:t>
            </w:r>
          </w:p>
        </w:tc>
        <w:tc>
          <w:tcPr>
            <w:tcW w:w="1127" w:type="dxa"/>
            <w:vAlign w:val="center"/>
          </w:tcPr>
          <w:p w14:paraId="3BDB701F" w14:textId="77777777" w:rsidR="003924ED" w:rsidRPr="003924ED" w:rsidRDefault="003924ED">
            <w:pPr>
              <w:jc w:val="center"/>
              <w:rPr>
                <w:rFonts w:cs="Arial"/>
                <w:sz w:val="18"/>
                <w:szCs w:val="18"/>
              </w:rPr>
              <w:pPrChange w:id="390" w:author="Lucien Bickerstaff" w:date="2026-02-02T15:56:00Z" w16du:dateUtc="2026-02-02T14:56:00Z">
                <w:pPr>
                  <w:spacing w:after="160"/>
                </w:pPr>
              </w:pPrChange>
            </w:pPr>
            <w:r w:rsidRPr="003924ED">
              <w:rPr>
                <w:rFonts w:cs="Arial"/>
                <w:sz w:val="18"/>
                <w:szCs w:val="18"/>
              </w:rPr>
              <w:t>0.390</w:t>
            </w:r>
          </w:p>
        </w:tc>
      </w:tr>
    </w:tbl>
    <w:p w14:paraId="6F9C8DA8" w14:textId="77777777" w:rsidR="00AC379D" w:rsidRPr="008231D4" w:rsidRDefault="00AC379D" w:rsidP="00B32A28"/>
    <w:p w14:paraId="69DD1769" w14:textId="24597CE5" w:rsidR="38AC4301" w:rsidRDefault="002D32AC" w:rsidP="00E35A41">
      <w:pPr>
        <w:pStyle w:val="Heading3"/>
        <w:rPr>
          <w:rFonts w:eastAsia="Arial"/>
        </w:rPr>
      </w:pPr>
      <w:r w:rsidRPr="008231D4">
        <w:rPr>
          <w:rFonts w:eastAsia="Arial"/>
        </w:rPr>
        <w:t>Measurements</w:t>
      </w:r>
    </w:p>
    <w:p w14:paraId="23DBF13B" w14:textId="77777777" w:rsidR="00182599" w:rsidRPr="00182599" w:rsidRDefault="00182599" w:rsidP="00182599"/>
    <w:p w14:paraId="4B4078C1" w14:textId="5DC45670" w:rsidR="002D32AC" w:rsidRDefault="002D32AC" w:rsidP="36157BFC">
      <w:pPr>
        <w:jc w:val="both"/>
        <w:rPr>
          <w:rFonts w:eastAsia="Arial" w:cs="Arial"/>
        </w:rPr>
      </w:pPr>
      <w:r w:rsidRPr="008231D4">
        <w:rPr>
          <w:rFonts w:eastAsia="Arial" w:cs="Arial"/>
        </w:rPr>
        <w:t xml:space="preserve">For each participant, all experiment sessions </w:t>
      </w:r>
      <w:r w:rsidR="00E83444" w:rsidRPr="008231D4">
        <w:rPr>
          <w:rFonts w:eastAsia="Arial" w:cs="Arial"/>
        </w:rPr>
        <w:t>should</w:t>
      </w:r>
      <w:r w:rsidRPr="008231D4">
        <w:rPr>
          <w:rFonts w:eastAsia="Arial" w:cs="Arial"/>
        </w:rPr>
        <w:t xml:space="preserve"> be carried out at the same time of day, </w:t>
      </w:r>
      <w:r w:rsidR="00E83444" w:rsidRPr="008231D4">
        <w:rPr>
          <w:rFonts w:eastAsia="Arial" w:cs="Arial"/>
        </w:rPr>
        <w:t>and</w:t>
      </w:r>
      <w:r w:rsidRPr="008231D4">
        <w:rPr>
          <w:rFonts w:eastAsia="Arial" w:cs="Arial"/>
        </w:rPr>
        <w:t xml:space="preserve"> if not possible, in the same time window during the day. The sessions may occur in time slots between 10:00 and 19:00.</w:t>
      </w:r>
    </w:p>
    <w:p w14:paraId="5F25EDBC" w14:textId="77777777" w:rsidR="00304479" w:rsidRDefault="00304479" w:rsidP="36157BFC">
      <w:pPr>
        <w:jc w:val="both"/>
        <w:rPr>
          <w:rFonts w:eastAsia="Arial" w:cs="Arial"/>
        </w:rPr>
      </w:pPr>
    </w:p>
    <w:p w14:paraId="29AD193A" w14:textId="77777777" w:rsidR="00304479" w:rsidRDefault="00304479" w:rsidP="007A798C">
      <w:pPr>
        <w:pStyle w:val="Heading4"/>
        <w:rPr>
          <w:rFonts w:eastAsia="Arial"/>
        </w:rPr>
      </w:pPr>
      <w:r w:rsidRPr="008231D4">
        <w:rPr>
          <w:rFonts w:eastAsia="Arial"/>
        </w:rPr>
        <w:t xml:space="preserve">Screening </w:t>
      </w:r>
    </w:p>
    <w:p w14:paraId="70AD7F2A" w14:textId="77777777" w:rsidR="00304479" w:rsidRDefault="00304479" w:rsidP="00304479"/>
    <w:p w14:paraId="3B6F079F" w14:textId="23FD74FE" w:rsidR="00B904E1" w:rsidRPr="007A798C" w:rsidRDefault="00304479" w:rsidP="007A798C">
      <w:pPr>
        <w:pStyle w:val="Heading5"/>
        <w:rPr>
          <w:rStyle w:val="SubtleEmphasis"/>
          <w:i/>
          <w:iCs w:val="0"/>
          <w:color w:val="000000" w:themeColor="text1"/>
        </w:rPr>
      </w:pPr>
      <w:r w:rsidRPr="007A798C">
        <w:rPr>
          <w:rStyle w:val="SubtleEmphasis"/>
          <w:i/>
          <w:iCs w:val="0"/>
          <w:color w:val="000000" w:themeColor="text1"/>
        </w:rPr>
        <w:t xml:space="preserve">Questionnaires </w:t>
      </w:r>
    </w:p>
    <w:p w14:paraId="46485A6A" w14:textId="53E66A15" w:rsidR="00304479" w:rsidRPr="008231D4" w:rsidRDefault="7AD5B80A" w:rsidP="00304479">
      <w:pPr>
        <w:jc w:val="both"/>
        <w:rPr>
          <w:rFonts w:eastAsia="Arial" w:cs="Arial"/>
        </w:rPr>
      </w:pPr>
      <w:r w:rsidRPr="7AD5B80A">
        <w:rPr>
          <w:rFonts w:eastAsia="Arial" w:cs="Arial"/>
        </w:rPr>
        <w:t xml:space="preserve">During the whole study, participants will complete a series of questionnaires and surveys, implemented in the </w:t>
      </w:r>
      <w:proofErr w:type="spellStart"/>
      <w:r w:rsidRPr="7AD5B80A">
        <w:rPr>
          <w:rFonts w:eastAsia="Arial" w:cs="Arial"/>
        </w:rPr>
        <w:t>REDCap</w:t>
      </w:r>
      <w:proofErr w:type="spellEnd"/>
      <w:r w:rsidRPr="7AD5B80A">
        <w:rPr>
          <w:rFonts w:eastAsia="Arial" w:cs="Arial"/>
        </w:rPr>
        <w:t xml:space="preserve"> (Research Electronic Data Capture) platform</w:t>
      </w:r>
      <w:r w:rsidR="00304479" w:rsidRPr="7AD5B80A">
        <w:rPr>
          <w:rFonts w:eastAsia="Arial" w:cs="Arial"/>
        </w:rPr>
        <w:fldChar w:fldCharType="begin"/>
      </w:r>
      <w:r w:rsidR="00882151">
        <w:rPr>
          <w:rFonts w:eastAsia="Arial" w:cs="Arial"/>
        </w:rPr>
        <w:instrText xml:space="preserve"> ADDIN ZOTERO_ITEM CSL_CITATION {"citationID":"IjCgcZBO","properties":{"unsorted":false,"formattedCitation":"\\super 34,35\\nosupersub{}","plainCitation":"34,35","noteIndex":0},"citationItems":[{"id":563,"uris":["http://zotero.org/groups/4906431/items/SLFCU4CU"],"itemData":{"id":563,"type":"article-journal","container-title":"Journal of Biomedical Informatics","DOI":"10.1016/j.jbi.2008.08.010","ISSN":"15320464","issue":"2","journalAbbreviation":"Journal of Biomedical Informatics","language":"en","page":"377-381","source":"DOI.org (Crossref)","title":"Research electronic data capture (REDCap)—A metadata-driven methodology and workflow process for providing translational research informatics support","volume":"42","author":[{"family":"Harris","given":"Paul A."},{"family":"Taylor","given":"Robert"},{"family":"Thielke","given":"Robert"},{"family":"Payne","given":"Jonathon"},{"family":"Gonzalez","given":"Nathaniel"},{"family":"Conde","given":"Jose G."}],"issued":{"date-parts":[["2009",4]]}}},{"id":562,"uris":["http://zotero.org/groups/4906431/items/JA7Q4BTS"],"itemData":{"id":562,"type":"article-journal","container-title":"Journal of Biomedical Informatics","DOI":"10.1016/j.jbi.2019.103208","ISSN":"15320464","journalAbbreviation":"Journal of Biomedical Informatics","language":"en","page":"103208","source":"DOI.org (Crossref)","title":"The REDCap consortium: Building an international community of software platform partners","title-short":"The REDCap consortium","volume":"95","author":[{"family":"Harris","given":"Paul A."},{"family":"Taylor","given":"Robert"},{"family":"Minor","given":"Brenda L."},{"family":"Elliott","given":"Veida"},{"family":"Fernandez","given":"Michelle"},{"family":"O'Neal","given":"Lindsay"},{"family":"McLeod","given":"Laura"},{"family":"Delacqua","given":"Giovanni"},{"family":"Delacqua","given":"Francesco"},{"family":"Kirby","given":"Jacqueline"},{"family":"Duda","given":"Stephany N."}],"issued":{"date-parts":[["2019",7]]}}}],"schema":"https://github.com/citation-style-language/schema/raw/master/csl-citation.json"} </w:instrText>
      </w:r>
      <w:r w:rsidR="00304479" w:rsidRPr="7AD5B80A">
        <w:rPr>
          <w:rFonts w:eastAsia="Arial" w:cs="Arial"/>
        </w:rPr>
        <w:fldChar w:fldCharType="separate"/>
      </w:r>
      <w:r w:rsidR="00882151" w:rsidRPr="00882151">
        <w:rPr>
          <w:rFonts w:cs="Arial"/>
          <w:vertAlign w:val="superscript"/>
        </w:rPr>
        <w:t>34,35</w:t>
      </w:r>
      <w:r w:rsidR="00304479" w:rsidRPr="7AD5B80A">
        <w:rPr>
          <w:rFonts w:eastAsia="Arial" w:cs="Arial"/>
        </w:rPr>
        <w:fldChar w:fldCharType="end"/>
      </w:r>
      <w:r w:rsidRPr="7AD5B80A">
        <w:rPr>
          <w:rFonts w:eastAsia="Arial" w:cs="Arial"/>
        </w:rPr>
        <w:t>,</w:t>
      </w:r>
      <w:del w:id="391" w:author="Gastbenutzer" w:date="2026-02-04T08:29:00Z" w16du:dateUtc="2026-02-04T08:29:18Z">
        <w:r w:rsidRPr="7AD5B80A">
          <w:rPr>
            <w:rFonts w:eastAsia="Arial" w:cs="Arial"/>
          </w:rPr>
          <w:delText xml:space="preserve"> </w:delText>
        </w:r>
      </w:del>
      <w:r w:rsidRPr="7AD5B80A">
        <w:rPr>
          <w:rFonts w:eastAsia="Arial" w:cs="Arial"/>
        </w:rPr>
        <w:t xml:space="preserve"> hosted at the Technical University of Munich. </w:t>
      </w:r>
      <w:proofErr w:type="spellStart"/>
      <w:r w:rsidRPr="7AD5B80A">
        <w:rPr>
          <w:rFonts w:eastAsia="Arial" w:cs="Arial"/>
        </w:rPr>
        <w:t>REDCap</w:t>
      </w:r>
      <w:proofErr w:type="spellEnd"/>
      <w:r w:rsidRPr="7AD5B80A">
        <w:rPr>
          <w:rFonts w:eastAsia="Arial" w:cs="Arial"/>
        </w:rPr>
        <w:t xml:space="preserve">  is a secure, web-based software platform designed to support data capture for research studies, providing 1) an intuitive interface for validated data capture; 2) audit trails for tracking data manipulation and export procedures; 3) automated export procedures for seamless data downloads to common statistical packages; and 4) procedures for data integration and interoperability with external sources.</w:t>
      </w:r>
    </w:p>
    <w:p w14:paraId="60C1608F" w14:textId="77777777" w:rsidR="00304479" w:rsidRPr="00A51CA1" w:rsidRDefault="00304479" w:rsidP="00304479"/>
    <w:p w14:paraId="75A235CC"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Demographic variables </w:t>
      </w:r>
    </w:p>
    <w:p w14:paraId="6AF6C9DE" w14:textId="77777777" w:rsidR="00304479" w:rsidRPr="008231D4" w:rsidRDefault="00304479" w:rsidP="00304479">
      <w:pPr>
        <w:jc w:val="both"/>
        <w:rPr>
          <w:rFonts w:eastAsia="Arial" w:cs="Arial"/>
        </w:rPr>
      </w:pPr>
      <w:r w:rsidRPr="008231D4">
        <w:rPr>
          <w:rFonts w:eastAsia="Arial" w:cs="Arial"/>
        </w:rPr>
        <w:t xml:space="preserve">At screening, we will ask participants for their age, sex and gender identity. </w:t>
      </w:r>
    </w:p>
    <w:p w14:paraId="18AB461B" w14:textId="77777777" w:rsidR="00304479" w:rsidRPr="008231D4" w:rsidRDefault="00304479" w:rsidP="00304479">
      <w:pPr>
        <w:jc w:val="both"/>
        <w:rPr>
          <w:rFonts w:eastAsia="Arial" w:cs="Arial"/>
        </w:rPr>
      </w:pPr>
    </w:p>
    <w:p w14:paraId="7DAD4868"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Health variables </w:t>
      </w:r>
    </w:p>
    <w:p w14:paraId="7BBFAC5F" w14:textId="77777777" w:rsidR="00304479" w:rsidRPr="008231D4" w:rsidRDefault="00304479" w:rsidP="003802C3">
      <w:pPr>
        <w:jc w:val="both"/>
        <w:rPr>
          <w:rFonts w:eastAsia="Arial" w:cs="Arial"/>
        </w:rPr>
      </w:pPr>
      <w:r w:rsidRPr="008231D4">
        <w:rPr>
          <w:rFonts w:eastAsia="Arial" w:cs="Arial"/>
        </w:rPr>
        <w:t>Physical health will be assessed using self-report</w:t>
      </w:r>
      <w:r>
        <w:rPr>
          <w:rFonts w:eastAsia="Arial" w:cs="Arial"/>
        </w:rPr>
        <w:t xml:space="preserve"> questionnaires, aiming to screen for the variables described in the </w:t>
      </w:r>
      <w:r>
        <w:rPr>
          <w:rFonts w:eastAsia="Arial" w:cs="Arial"/>
        </w:rPr>
        <w:fldChar w:fldCharType="begin"/>
      </w:r>
      <w:r>
        <w:rPr>
          <w:rFonts w:eastAsia="Arial" w:cs="Arial"/>
        </w:rPr>
        <w:instrText xml:space="preserve"> REF _Ref220680791 \h </w:instrText>
      </w:r>
      <w:r>
        <w:rPr>
          <w:rFonts w:eastAsia="Arial" w:cs="Arial"/>
        </w:rPr>
      </w:r>
      <w:r>
        <w:rPr>
          <w:rFonts w:eastAsia="Arial" w:cs="Arial"/>
        </w:rPr>
        <w:fldChar w:fldCharType="separate"/>
      </w:r>
      <w:r w:rsidRPr="008231D4">
        <w:rPr>
          <w:rFonts w:eastAsia="Arial" w:cs="Arial"/>
          <w:i/>
          <w:iCs/>
        </w:rPr>
        <w:t>Sampling plan</w:t>
      </w:r>
      <w:r>
        <w:rPr>
          <w:rFonts w:eastAsia="Arial" w:cs="Arial"/>
        </w:rPr>
        <w:fldChar w:fldCharType="end"/>
      </w:r>
      <w:r>
        <w:rPr>
          <w:rFonts w:eastAsia="Arial" w:cs="Arial"/>
        </w:rPr>
        <w:t xml:space="preserve"> section.</w:t>
      </w:r>
    </w:p>
    <w:p w14:paraId="0344BC9D" w14:textId="77777777" w:rsidR="00304479" w:rsidRPr="008231D4" w:rsidRDefault="00304479" w:rsidP="00304479">
      <w:pPr>
        <w:jc w:val="both"/>
        <w:rPr>
          <w:rFonts w:eastAsia="Arial" w:cs="Arial"/>
        </w:rPr>
      </w:pPr>
    </w:p>
    <w:p w14:paraId="7F048F80"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Visual function </w:t>
      </w:r>
    </w:p>
    <w:p w14:paraId="6D0211BE" w14:textId="548E1DF0" w:rsidR="00304479" w:rsidRPr="008231D4" w:rsidRDefault="00304479" w:rsidP="003802C3">
      <w:pPr>
        <w:jc w:val="both"/>
        <w:rPr>
          <w:rFonts w:eastAsia="Arial" w:cs="Arial"/>
        </w:rPr>
      </w:pPr>
      <w:r w:rsidRPr="008231D4">
        <w:rPr>
          <w:rFonts w:eastAsia="Arial" w:cs="Arial"/>
        </w:rPr>
        <w:t xml:space="preserve">We will assess visual function using a variety of means. We will examine visual acuity using a </w:t>
      </w:r>
      <w:r w:rsidR="0023306B">
        <w:rPr>
          <w:rFonts w:eastAsia="Arial" w:cs="Arial"/>
        </w:rPr>
        <w:t>Landolt C</w:t>
      </w:r>
      <w:r w:rsidR="0023306B" w:rsidRPr="008231D4">
        <w:rPr>
          <w:rFonts w:eastAsia="Arial" w:cs="Arial"/>
        </w:rPr>
        <w:t xml:space="preserve"> </w:t>
      </w:r>
      <w:r w:rsidRPr="008231D4">
        <w:rPr>
          <w:rFonts w:eastAsia="Arial" w:cs="Arial"/>
        </w:rPr>
        <w:t xml:space="preserve">chart, and colour vision using </w:t>
      </w:r>
      <w:commentRangeStart w:id="392"/>
      <w:r w:rsidRPr="008231D4">
        <w:rPr>
          <w:rFonts w:eastAsia="Arial" w:cs="Arial"/>
        </w:rPr>
        <w:t>HRR (Hardy Rand and Rittler)</w:t>
      </w:r>
      <w:commentRangeEnd w:id="392"/>
      <w:r>
        <w:rPr>
          <w:rStyle w:val="CommentReference"/>
          <w:rFonts w:eastAsia="Arial" w:cs="Arial"/>
          <w:sz w:val="24"/>
          <w:szCs w:val="24"/>
        </w:rPr>
        <w:commentReference w:id="392"/>
      </w:r>
      <w:r w:rsidR="00F87DED">
        <w:rPr>
          <w:rFonts w:eastAsia="Arial" w:cs="Arial"/>
        </w:rPr>
        <w:fldChar w:fldCharType="begin"/>
      </w:r>
      <w:r w:rsidR="00882151">
        <w:rPr>
          <w:rFonts w:eastAsia="Arial" w:cs="Arial"/>
        </w:rPr>
        <w:instrText xml:space="preserve"> ADDIN ZOTERO_ITEM CSL_CITATION {"citationID":"5QOMRIUm","properties":{"unsorted":false,"formattedCitation":"\\super 36\\nosupersub{}","plainCitation":"36","noteIndex":0},"citationItems":[{"id":4168,"uris":["http://zotero.org/users/13639132/items/WHQLTFRE"],"itemData":{"id":4168,"type":"article-journal","container-title":"Journal of the Optical Society of America","DOI":"10.1364/JOSA.44.000509","ISSN":"0030-3941","issue":"7","journalAbbreviation":"J. Opt. Soc. Am.","language":"en","license":"https://doi.org/10.1364/OA_License_v1#VOR","page":"509","source":"DOI.org (Crossref)","title":"H–R–R Polychromatic Plates*","volume":"44","author":[{"family":"Hardy","given":"LeGrand H."},{"family":"Rand","given":"Gertrude"},{"family":"Rittler","given":"M. Catherine"}],"issued":{"date-parts":[["1954",7,1]]}}}],"schema":"https://github.com/citation-style-language/schema/raw/master/csl-citation.json"} </w:instrText>
      </w:r>
      <w:r w:rsidR="00F87DED">
        <w:rPr>
          <w:rFonts w:eastAsia="Arial" w:cs="Arial"/>
        </w:rPr>
        <w:fldChar w:fldCharType="separate"/>
      </w:r>
      <w:r w:rsidR="00882151" w:rsidRPr="00882151">
        <w:rPr>
          <w:rFonts w:cs="Arial"/>
          <w:vertAlign w:val="superscript"/>
        </w:rPr>
        <w:t>36</w:t>
      </w:r>
      <w:r w:rsidR="00F87DED">
        <w:rPr>
          <w:rFonts w:eastAsia="Arial" w:cs="Arial"/>
        </w:rPr>
        <w:fldChar w:fldCharType="end"/>
      </w:r>
      <w:r w:rsidRPr="008231D4">
        <w:rPr>
          <w:rFonts w:eastAsia="Arial" w:cs="Arial"/>
        </w:rPr>
        <w:t xml:space="preserve"> plates</w:t>
      </w:r>
      <w:r w:rsidR="00101B62">
        <w:rPr>
          <w:rFonts w:eastAsia="Arial" w:cs="Arial"/>
        </w:rPr>
        <w:t xml:space="preserve"> (</w:t>
      </w:r>
      <w:r w:rsidR="00E62755">
        <w:rPr>
          <w:rFonts w:eastAsia="Arial" w:cs="Arial"/>
        </w:rPr>
        <w:t>Richmond Products, Inc., Albuquerque</w:t>
      </w:r>
      <w:r w:rsidR="00A048CB">
        <w:rPr>
          <w:rFonts w:eastAsia="Arial" w:cs="Arial"/>
        </w:rPr>
        <w:t xml:space="preserve">, </w:t>
      </w:r>
      <w:r w:rsidR="00C12D8B">
        <w:rPr>
          <w:rFonts w:eastAsia="Arial" w:cs="Arial"/>
        </w:rPr>
        <w:t>New Mexico, USA)</w:t>
      </w:r>
      <w:r w:rsidRPr="008231D4">
        <w:rPr>
          <w:rFonts w:eastAsia="Arial" w:cs="Arial"/>
        </w:rPr>
        <w:t xml:space="preserve">. </w:t>
      </w:r>
      <w:ins w:id="393" w:author="Lucien Bickerstaff" w:date="2026-02-05T16:01:00Z" w16du:dateUtc="2026-02-05T15:01:00Z">
        <w:r w:rsidR="008A7238">
          <w:rPr>
            <w:rFonts w:eastAsia="Arial" w:cs="Arial"/>
          </w:rPr>
          <w:t xml:space="preserve">The threshold for visual acuity is </w:t>
        </w:r>
        <w:r w:rsidR="008A7238" w:rsidRPr="008A7238">
          <w:rPr>
            <w:rFonts w:eastAsia="Arial" w:cs="Arial"/>
          </w:rPr>
          <w:t>20/40</w:t>
        </w:r>
        <w:r w:rsidR="008A7238">
          <w:rPr>
            <w:rFonts w:eastAsia="Arial" w:cs="Arial"/>
          </w:rPr>
          <w:t xml:space="preserve">, which means </w:t>
        </w:r>
        <w:r w:rsidR="008A7238" w:rsidRPr="008A7238">
          <w:rPr>
            <w:rFonts w:eastAsia="Arial" w:cs="Arial"/>
          </w:rPr>
          <w:t>20/</w:t>
        </w:r>
      </w:ins>
      <w:ins w:id="394" w:author="Lucien Bickerstaff" w:date="2026-02-05T16:02:00Z" w16du:dateUtc="2026-02-05T15:02:00Z">
        <w:r w:rsidR="006C2F95">
          <w:rPr>
            <w:rFonts w:eastAsia="Arial" w:cs="Arial"/>
          </w:rPr>
          <w:t>50 or worse will lead to exclusion from the study</w:t>
        </w:r>
      </w:ins>
      <w:ins w:id="395" w:author="Lucien Bickerstaff" w:date="2026-02-05T16:01:00Z" w16du:dateUtc="2026-02-05T15:01:00Z">
        <w:r w:rsidR="008A7238">
          <w:rPr>
            <w:rFonts w:eastAsia="Arial" w:cs="Arial"/>
          </w:rPr>
          <w:t>.</w:t>
        </w:r>
      </w:ins>
    </w:p>
    <w:p w14:paraId="036F9A8A" w14:textId="77777777" w:rsidR="00304479" w:rsidRPr="008231D4" w:rsidRDefault="00304479" w:rsidP="00304479">
      <w:pPr>
        <w:jc w:val="both"/>
        <w:rPr>
          <w:rFonts w:eastAsia="Arial" w:cs="Arial"/>
        </w:rPr>
      </w:pPr>
    </w:p>
    <w:p w14:paraId="6B8864FD" w14:textId="48E1289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 xml:space="preserve">Alcohol </w:t>
      </w:r>
      <w:r w:rsidR="00116A9D">
        <w:rPr>
          <w:rStyle w:val="SubtleEmphasis"/>
          <w:i/>
          <w:iCs w:val="0"/>
          <w:color w:val="000000" w:themeColor="text1"/>
        </w:rPr>
        <w:t>use</w:t>
      </w:r>
    </w:p>
    <w:p w14:paraId="6A973B56" w14:textId="3DC9CDA5" w:rsidR="00304479" w:rsidRPr="008231D4" w:rsidRDefault="00304479" w:rsidP="003802C3">
      <w:pPr>
        <w:jc w:val="both"/>
        <w:rPr>
          <w:rFonts w:eastAsia="Arial" w:cs="Arial"/>
        </w:rPr>
      </w:pPr>
      <w:r w:rsidRPr="008231D4">
        <w:rPr>
          <w:rFonts w:eastAsia="Arial" w:cs="Arial"/>
        </w:rPr>
        <w:t>Participants will complete the Alcohol Use Disorders Identification Test (AUDIT)</w:t>
      </w:r>
      <w:r w:rsidR="009A46C7">
        <w:rPr>
          <w:rFonts w:eastAsia="Arial" w:cs="Arial"/>
        </w:rPr>
        <w:fldChar w:fldCharType="begin"/>
      </w:r>
      <w:r w:rsidR="00882151">
        <w:rPr>
          <w:rFonts w:eastAsia="Arial" w:cs="Arial"/>
        </w:rPr>
        <w:instrText xml:space="preserve"> ADDIN ZOTERO_ITEM CSL_CITATION {"citationID":"xpL339Gv","properties":{"unsorted":false,"formattedCitation":"\\super 37\\nosupersub{}","plainCitation":"37","noteIndex":0},"citationItems":[{"id":4157,"uris":["http://zotero.org/users/13639132/items/ENJCWSPT"],"itemData":{"id":4157,"type":"article-journal","abstract":"Abstract\n            The Alcohol Use Disorders Identification Test (A UDIT) has been developed from a six</w:instrText>
      </w:r>
      <w:r w:rsidR="00882151">
        <w:rPr>
          <w:rFonts w:ascii="Cambria Math" w:eastAsia="Arial" w:hAnsi="Cambria Math" w:cs="Cambria Math"/>
        </w:rPr>
        <w:instrText>‐</w:instrText>
      </w:r>
      <w:r w:rsidR="00882151">
        <w:rPr>
          <w:rFonts w:eastAsia="Arial" w:cs="Arial"/>
        </w:rPr>
        <w:instrText>country WHO collaborative project as a screening instrument for hazardous and harmful alcohol consumption. It is a 10</w:instrText>
      </w:r>
      <w:r w:rsidR="00882151">
        <w:rPr>
          <w:rFonts w:ascii="Cambria Math" w:eastAsia="Arial" w:hAnsi="Cambria Math" w:cs="Cambria Math"/>
        </w:rPr>
        <w:instrText>‐</w:instrText>
      </w:r>
      <w:r w:rsidR="00882151">
        <w:rPr>
          <w:rFonts w:eastAsia="Arial" w:cs="Arial"/>
        </w:rPr>
        <w:instrText>item questionnaire which covers the domains of alcohol consumption, drinking behaviour, and alcohol</w:instrText>
      </w:r>
      <w:r w:rsidR="00882151">
        <w:rPr>
          <w:rFonts w:ascii="Cambria Math" w:eastAsia="Arial" w:hAnsi="Cambria Math" w:cs="Cambria Math"/>
        </w:rPr>
        <w:instrText>‐</w:instrText>
      </w:r>
      <w:r w:rsidR="00882151">
        <w:rPr>
          <w:rFonts w:eastAsia="Arial" w:cs="Arial"/>
        </w:rPr>
        <w:instrText>related problems. Questions were selected from a 150</w:instrText>
      </w:r>
      <w:r w:rsidR="00882151">
        <w:rPr>
          <w:rFonts w:ascii="Cambria Math" w:eastAsia="Arial" w:hAnsi="Cambria Math" w:cs="Cambria Math"/>
        </w:rPr>
        <w:instrText>‐</w:instrText>
      </w:r>
      <w:r w:rsidR="00882151">
        <w:rPr>
          <w:rFonts w:eastAsia="Arial" w:cs="Arial"/>
        </w:rPr>
        <w:instrText>item assessment schedule (which was administered to 1888 persons attending representative primary health care facilities) on the basis of their representativeness for these conceptual domains and their perceived usefulness for intervention. Responses to each question are scored from 0 to 4, giving a maximum possible score of 40. Among those diagnosed as having hazardous or harmful alcohol use, 92% had an AUDIT score of 8 or more, and 94% of those with non</w:instrText>
      </w:r>
      <w:r w:rsidR="00882151">
        <w:rPr>
          <w:rFonts w:ascii="Cambria Math" w:eastAsia="Arial" w:hAnsi="Cambria Math" w:cs="Cambria Math"/>
        </w:rPr>
        <w:instrText>‐</w:instrText>
      </w:r>
      <w:r w:rsidR="00882151">
        <w:rPr>
          <w:rFonts w:eastAsia="Arial" w:cs="Arial"/>
        </w:rPr>
        <w:instrText>hazardous consumption had a score of less than 8. AUDIT provides a simple method of early detection of hazardous and harmful alcohol use in primary health care settings and is the first instrument of its type to be derived on the basis of a cross</w:instrText>
      </w:r>
      <w:r w:rsidR="00882151">
        <w:rPr>
          <w:rFonts w:ascii="Cambria Math" w:eastAsia="Arial" w:hAnsi="Cambria Math" w:cs="Cambria Math"/>
        </w:rPr>
        <w:instrText>‐</w:instrText>
      </w:r>
      <w:r w:rsidR="00882151">
        <w:rPr>
          <w:rFonts w:eastAsia="Arial" w:cs="Arial"/>
        </w:rPr>
        <w:instrText>national study.","container-title":"Addiction","DOI":"10.1111/j.1360-0443.1993.tb02093.x","ISSN":"0965-2140, 1360-0443","issue":"6","journalAbbreviation":"Addiction","language":"en","page":"791-804","source":"DOI.org (Crossref)","title":"Development of the Alcohol Use Disorders Identification Test (AUDIT): WHO Collaborative Project on Early Detection of Persons with Harmful Alcohol Consumption</w:instrText>
      </w:r>
      <w:r w:rsidR="00882151">
        <w:rPr>
          <w:rFonts w:ascii="Cambria Math" w:eastAsia="Arial" w:hAnsi="Cambria Math" w:cs="Cambria Math"/>
        </w:rPr>
        <w:instrText>‐</w:instrText>
      </w:r>
      <w:r w:rsidR="00882151">
        <w:rPr>
          <w:rFonts w:eastAsia="Arial" w:cs="Arial"/>
        </w:rPr>
        <w:instrText xml:space="preserve">II","title-short":"Development of the Alcohol Use Disorders Identification Test (AUDIT)","volume":"88","author":[{"family":"Saunders","given":"John B"},{"family":"Aasland","given":"Olaf G."},{"family":"Babor","given":"Thomas F."},{"family":"De La Fuente","given":"Juan R."},{"family":"Grant","given":"Marcus"}],"issued":{"date-parts":[["1993",6]]}}}],"schema":"https://github.com/citation-style-language/schema/raw/master/csl-citation.json"} </w:instrText>
      </w:r>
      <w:r w:rsidR="009A46C7">
        <w:rPr>
          <w:rFonts w:eastAsia="Arial" w:cs="Arial"/>
        </w:rPr>
        <w:fldChar w:fldCharType="separate"/>
      </w:r>
      <w:r w:rsidR="00882151" w:rsidRPr="00882151">
        <w:rPr>
          <w:rFonts w:cs="Arial"/>
          <w:vertAlign w:val="superscript"/>
        </w:rPr>
        <w:t>37</w:t>
      </w:r>
      <w:r w:rsidR="009A46C7">
        <w:rPr>
          <w:rFonts w:eastAsia="Arial" w:cs="Arial"/>
        </w:rPr>
        <w:fldChar w:fldCharType="end"/>
      </w:r>
      <w:r w:rsidRPr="008231D4">
        <w:rPr>
          <w:rFonts w:eastAsia="Arial" w:cs="Arial"/>
        </w:rPr>
        <w:t xml:space="preserve">, an instrument to examine substance and alcohol abuse, in the self-report version. </w:t>
      </w:r>
    </w:p>
    <w:p w14:paraId="46CC54FE" w14:textId="77777777" w:rsidR="00304479" w:rsidRPr="008231D4" w:rsidRDefault="00304479" w:rsidP="00304479">
      <w:pPr>
        <w:jc w:val="both"/>
        <w:rPr>
          <w:rFonts w:eastAsia="Arial" w:cs="Arial"/>
        </w:rPr>
      </w:pPr>
    </w:p>
    <w:p w14:paraId="27E56CB1" w14:textId="11761866"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Reproductive status</w:t>
      </w:r>
    </w:p>
    <w:p w14:paraId="278782AA" w14:textId="77777777" w:rsidR="00304479" w:rsidRPr="008231D4" w:rsidRDefault="00304479" w:rsidP="003802C3">
      <w:pPr>
        <w:jc w:val="both"/>
        <w:rPr>
          <w:rFonts w:eastAsia="Arial" w:cs="Arial"/>
        </w:rPr>
      </w:pPr>
      <w:r w:rsidRPr="008231D4">
        <w:rPr>
          <w:rFonts w:eastAsia="Arial" w:cs="Arial"/>
        </w:rPr>
        <w:t xml:space="preserve">Participants will complete a reproductive status questionnaire to determine their current hormonal functioning, and any hormonal medication intake. </w:t>
      </w:r>
    </w:p>
    <w:p w14:paraId="14AC8EB9" w14:textId="77777777" w:rsidR="00304479" w:rsidRPr="008231D4" w:rsidRDefault="00304479" w:rsidP="00304479">
      <w:pPr>
        <w:jc w:val="both"/>
        <w:rPr>
          <w:rFonts w:eastAsia="Arial" w:cs="Arial"/>
        </w:rPr>
      </w:pPr>
    </w:p>
    <w:p w14:paraId="3AEC1651" w14:textId="77777777" w:rsidR="00304479" w:rsidRPr="00304479" w:rsidRDefault="00304479" w:rsidP="00304479">
      <w:pPr>
        <w:pStyle w:val="Heading5"/>
        <w:rPr>
          <w:rStyle w:val="SubtleEmphasis"/>
          <w:i/>
          <w:iCs w:val="0"/>
          <w:color w:val="000000" w:themeColor="text1"/>
        </w:rPr>
      </w:pPr>
      <w:r w:rsidRPr="00304479">
        <w:rPr>
          <w:rStyle w:val="SubtleEmphasis"/>
          <w:i/>
          <w:iCs w:val="0"/>
          <w:color w:val="000000" w:themeColor="text1"/>
        </w:rPr>
        <w:t>Alcohol and drug tests</w:t>
      </w:r>
    </w:p>
    <w:p w14:paraId="1D446582" w14:textId="1FE81B29" w:rsidR="00304479" w:rsidRPr="008231D4" w:rsidRDefault="00304479" w:rsidP="003802C3">
      <w:pPr>
        <w:jc w:val="both"/>
        <w:rPr>
          <w:rFonts w:eastAsia="Arial" w:cs="Arial"/>
        </w:rPr>
      </w:pPr>
      <w:r w:rsidRPr="008231D4">
        <w:rPr>
          <w:rFonts w:eastAsia="Arial" w:cs="Arial"/>
        </w:rPr>
        <w:t>At the beginning of each laboratory evening, participants will be tested for alcohol and drug use. Participants will be asked to use a breathaly</w:t>
      </w:r>
      <w:ins w:id="396" w:author="Lucien Bickerstaff" w:date="2026-02-04T18:24:00Z" w16du:dateUtc="2026-02-04T17:24:00Z">
        <w:r w:rsidR="002A0EC1">
          <w:rPr>
            <w:rFonts w:eastAsia="Arial" w:cs="Arial"/>
          </w:rPr>
          <w:t>s</w:t>
        </w:r>
      </w:ins>
      <w:del w:id="397" w:author="Lucien Bickerstaff" w:date="2026-02-04T18:24:00Z" w16du:dateUtc="2026-02-04T17:24:00Z">
        <w:r w:rsidRPr="008231D4" w:rsidDel="002A0EC1">
          <w:rPr>
            <w:rFonts w:eastAsia="Arial" w:cs="Arial"/>
          </w:rPr>
          <w:delText>z</w:delText>
        </w:r>
      </w:del>
      <w:r w:rsidRPr="008231D4">
        <w:rPr>
          <w:rFonts w:eastAsia="Arial" w:cs="Arial"/>
        </w:rPr>
        <w:t>er (</w:t>
      </w:r>
      <w:proofErr w:type="spellStart"/>
      <w:r w:rsidRPr="008231D4">
        <w:rPr>
          <w:rFonts w:eastAsia="Arial" w:cs="Arial"/>
        </w:rPr>
        <w:t>Alkoholtester</w:t>
      </w:r>
      <w:proofErr w:type="spellEnd"/>
      <w:r w:rsidRPr="008231D4">
        <w:rPr>
          <w:rFonts w:eastAsia="Arial" w:cs="Arial"/>
        </w:rPr>
        <w:t xml:space="preserve"> ACE A</w:t>
      </w:r>
      <w:r w:rsidR="7815F5F2" w:rsidRPr="7815F5F2">
        <w:rPr>
          <w:rFonts w:eastAsia="Arial" w:cs="Arial"/>
        </w:rPr>
        <w:t xml:space="preserve">, </w:t>
      </w:r>
      <w:r w:rsidR="26111BCE" w:rsidRPr="26111BCE">
        <w:rPr>
          <w:rFonts w:eastAsia="Arial" w:cs="Arial"/>
        </w:rPr>
        <w:t xml:space="preserve">ACE Technik, </w:t>
      </w:r>
      <w:proofErr w:type="spellStart"/>
      <w:r w:rsidR="26111BCE" w:rsidRPr="26111BCE">
        <w:rPr>
          <w:rFonts w:eastAsia="Arial" w:cs="Arial"/>
        </w:rPr>
        <w:t>Freilassing</w:t>
      </w:r>
      <w:proofErr w:type="spellEnd"/>
      <w:r w:rsidR="26111BCE" w:rsidRPr="26111BCE">
        <w:rPr>
          <w:rFonts w:eastAsia="Arial" w:cs="Arial"/>
        </w:rPr>
        <w:t xml:space="preserve">, </w:t>
      </w:r>
      <w:r w:rsidR="1CE6A30E" w:rsidRPr="1CE6A30E">
        <w:rPr>
          <w:rFonts w:eastAsia="Arial" w:cs="Arial"/>
        </w:rPr>
        <w:t>Germany</w:t>
      </w:r>
      <w:r w:rsidRPr="008231D4">
        <w:rPr>
          <w:rFonts w:eastAsia="Arial" w:cs="Arial"/>
        </w:rPr>
        <w:t xml:space="preserve">) to determine blood alcohol content (BAC). Participants will also be asked to produce a urine sample in a collection device, which will then be tested using a standard multi panel drug test </w:t>
      </w:r>
      <w:r w:rsidR="008D7A96">
        <w:rPr>
          <w:rFonts w:eastAsia="Arial" w:cs="Arial"/>
        </w:rPr>
        <w:t>(</w:t>
      </w:r>
      <w:r w:rsidR="00094DE2">
        <w:rPr>
          <w:rFonts w:eastAsia="Arial" w:cs="Arial"/>
        </w:rPr>
        <w:t xml:space="preserve">article number 620402, </w:t>
      </w:r>
      <w:proofErr w:type="spellStart"/>
      <w:r w:rsidR="003856DF">
        <w:rPr>
          <w:rFonts w:eastAsia="Arial" w:cs="Arial"/>
        </w:rPr>
        <w:t>nal</w:t>
      </w:r>
      <w:proofErr w:type="spellEnd"/>
      <w:r w:rsidR="003856DF">
        <w:rPr>
          <w:rFonts w:eastAsia="Arial" w:cs="Arial"/>
        </w:rPr>
        <w:t xml:space="preserve"> von </w:t>
      </w:r>
      <w:proofErr w:type="spellStart"/>
      <w:r w:rsidR="003856DF">
        <w:rPr>
          <w:rFonts w:eastAsia="Arial" w:cs="Arial"/>
        </w:rPr>
        <w:t>minden</w:t>
      </w:r>
      <w:proofErr w:type="spellEnd"/>
      <w:r w:rsidR="003856DF">
        <w:rPr>
          <w:rFonts w:eastAsia="Arial" w:cs="Arial"/>
        </w:rPr>
        <w:t xml:space="preserve"> GmbH, </w:t>
      </w:r>
      <w:r w:rsidR="00DC07B3">
        <w:rPr>
          <w:rFonts w:eastAsia="Arial" w:cs="Arial"/>
        </w:rPr>
        <w:t xml:space="preserve">Moers, Germany) testing for </w:t>
      </w:r>
      <w:r w:rsidRPr="008231D4">
        <w:rPr>
          <w:rFonts w:eastAsia="Arial" w:cs="Arial"/>
        </w:rPr>
        <w:t>amphetamines</w:t>
      </w:r>
      <w:r w:rsidR="00016139">
        <w:rPr>
          <w:rFonts w:eastAsia="Arial" w:cs="Arial"/>
        </w:rPr>
        <w:t xml:space="preserve"> (</w:t>
      </w:r>
      <w:r w:rsidR="00016139">
        <w:t>1000 ng/mL</w:t>
      </w:r>
      <w:r w:rsidR="004E572D">
        <w:t xml:space="preserve"> cutoff</w:t>
      </w:r>
      <w:r w:rsidR="00016139">
        <w:t>)</w:t>
      </w:r>
      <w:r w:rsidRPr="008231D4">
        <w:rPr>
          <w:rFonts w:eastAsia="Arial" w:cs="Arial"/>
        </w:rPr>
        <w:t>, benzodiazepine</w:t>
      </w:r>
      <w:r w:rsidR="004E572D">
        <w:rPr>
          <w:rFonts w:eastAsia="Arial" w:cs="Arial"/>
        </w:rPr>
        <w:t xml:space="preserve"> (</w:t>
      </w:r>
      <w:r w:rsidR="004E572D">
        <w:t>300 ng/mL cutoff)</w:t>
      </w:r>
      <w:r w:rsidRPr="008231D4">
        <w:rPr>
          <w:rFonts w:eastAsia="Arial" w:cs="Arial"/>
        </w:rPr>
        <w:t>, cocaine</w:t>
      </w:r>
      <w:r w:rsidR="004E572D">
        <w:rPr>
          <w:rFonts w:eastAsia="Arial" w:cs="Arial"/>
        </w:rPr>
        <w:t xml:space="preserve"> (</w:t>
      </w:r>
      <w:r w:rsidR="004E572D">
        <w:t>300 ng/mL cutoff)</w:t>
      </w:r>
      <w:r w:rsidRPr="008231D4">
        <w:rPr>
          <w:rFonts w:eastAsia="Arial" w:cs="Arial"/>
        </w:rPr>
        <w:t>, morphine/opiates</w:t>
      </w:r>
      <w:r w:rsidR="007F6A79">
        <w:rPr>
          <w:rFonts w:eastAsia="Arial" w:cs="Arial"/>
        </w:rPr>
        <w:t xml:space="preserve"> (</w:t>
      </w:r>
      <w:r w:rsidR="007F6A79">
        <w:t>300 ng/mL cutoff)</w:t>
      </w:r>
      <w:r w:rsidRPr="008231D4">
        <w:rPr>
          <w:rFonts w:eastAsia="Arial" w:cs="Arial"/>
        </w:rPr>
        <w:t>,</w:t>
      </w:r>
      <w:r w:rsidR="007F6A79">
        <w:rPr>
          <w:rFonts w:eastAsia="Arial" w:cs="Arial"/>
        </w:rPr>
        <w:t xml:space="preserve"> and</w:t>
      </w:r>
      <w:r w:rsidRPr="008231D4">
        <w:rPr>
          <w:rFonts w:eastAsia="Arial" w:cs="Arial"/>
        </w:rPr>
        <w:t xml:space="preserve"> tetrahydrocannabinol</w:t>
      </w:r>
      <w:r w:rsidR="007F6A79">
        <w:rPr>
          <w:rFonts w:eastAsia="Arial" w:cs="Arial"/>
        </w:rPr>
        <w:t xml:space="preserve"> (</w:t>
      </w:r>
      <w:r w:rsidR="007F6A79">
        <w:t>50 ng/mL cutoff)</w:t>
      </w:r>
      <w:r w:rsidRPr="008231D4">
        <w:rPr>
          <w:rFonts w:eastAsia="Arial" w:cs="Arial"/>
        </w:rPr>
        <w:t>. Should either test be positive, participants will not be able to participate that session.</w:t>
      </w:r>
    </w:p>
    <w:p w14:paraId="1AF8C1FC" w14:textId="44975480" w:rsidR="00E04971" w:rsidRPr="008231D4" w:rsidRDefault="00E04971" w:rsidP="36157BFC">
      <w:pPr>
        <w:jc w:val="both"/>
        <w:rPr>
          <w:rFonts w:eastAsia="Arial" w:cs="Arial"/>
        </w:rPr>
      </w:pPr>
    </w:p>
    <w:p w14:paraId="53E76C2C" w14:textId="66D51C64" w:rsidR="00F332E0" w:rsidRPr="00F332E0" w:rsidRDefault="00717BF6" w:rsidP="00621889">
      <w:pPr>
        <w:pStyle w:val="Heading5"/>
      </w:pPr>
      <w:bookmarkStart w:id="398" w:name="_Ref220685862"/>
      <w:bookmarkStart w:id="399" w:name="_Ref220689243"/>
      <w:r w:rsidRPr="00621889">
        <w:rPr>
          <w:rStyle w:val="SubtleEmphasis"/>
          <w:i/>
          <w:iCs w:val="0"/>
          <w:color w:val="000000" w:themeColor="text1"/>
        </w:rPr>
        <w:t>Pupillometry</w:t>
      </w:r>
      <w:bookmarkEnd w:id="398"/>
      <w:r w:rsidR="001F2A46" w:rsidRPr="00621889">
        <w:rPr>
          <w:rStyle w:val="SubtleEmphasis"/>
          <w:i/>
          <w:iCs w:val="0"/>
          <w:color w:val="000000" w:themeColor="text1"/>
        </w:rPr>
        <w:t xml:space="preserve"> measurements</w:t>
      </w:r>
      <w:bookmarkEnd w:id="399"/>
    </w:p>
    <w:p w14:paraId="05EA0C28" w14:textId="56AF1BC0" w:rsidR="00E90E2F" w:rsidRPr="008231D4" w:rsidRDefault="00005DAD" w:rsidP="36157BFC">
      <w:pPr>
        <w:jc w:val="both"/>
        <w:rPr>
          <w:rFonts w:eastAsia="Arial" w:cs="Arial"/>
        </w:rPr>
      </w:pPr>
      <w:r>
        <w:rPr>
          <w:rFonts w:eastAsia="Arial" w:cs="Arial"/>
        </w:rPr>
        <w:t>Binocular p</w:t>
      </w:r>
      <w:r w:rsidR="00717BF6" w:rsidRPr="008231D4">
        <w:rPr>
          <w:rFonts w:eastAsia="Arial" w:cs="Arial"/>
        </w:rPr>
        <w:t>upillary data will be captured using the Pupil Core (Pupil Labs</w:t>
      </w:r>
      <w:r w:rsidR="00EE697B">
        <w:rPr>
          <w:rFonts w:eastAsia="Arial" w:cs="Arial"/>
        </w:rPr>
        <w:t xml:space="preserve"> GmbH</w:t>
      </w:r>
      <w:r w:rsidR="1FB1D469" w:rsidRPr="1FB1D469">
        <w:rPr>
          <w:rFonts w:eastAsia="Arial" w:cs="Arial"/>
        </w:rPr>
        <w:t>, Berlin, Germany)</w:t>
      </w:r>
      <w:r w:rsidR="00717BF6" w:rsidRPr="008231D4">
        <w:rPr>
          <w:rFonts w:eastAsia="Arial" w:cs="Arial"/>
        </w:rPr>
        <w:t xml:space="preserve"> system</w:t>
      </w:r>
      <w:r w:rsidR="002457D6">
        <w:rPr>
          <w:rFonts w:eastAsia="Arial" w:cs="Arial"/>
        </w:rPr>
        <w:fldChar w:fldCharType="begin"/>
      </w:r>
      <w:r w:rsidR="00882151">
        <w:rPr>
          <w:rFonts w:eastAsia="Arial" w:cs="Arial"/>
        </w:rPr>
        <w:instrText xml:space="preserve"> ADDIN ZOTERO_ITEM CSL_CITATION {"citationID":"FOoxfQ5C","properties":{"unsorted":false,"formattedCitation":"\\super 38\\nosupersub{}","plainCitation":"38","noteIndex":0},"citationItems":[{"id":4154,"uris":["http://zotero.org/users/13639132/items/DK5EHHNQ"],"itemData":{"id":4154,"type":"paper-conference","container-title":"Proceedings of the 2014 ACM International Joint Conference on Pervasive and Ubiquitous Computing: Adjunct Publication","DOI":"10.1145/2638728.2641695","event-title":"UbiComp '14: The 2014 ACM Conference on Ubiquitous Computing","ISBN":"978-1-4503-3047-3","language":"en","page":"1151-1160","publisher":"ACM","publisher-place":"Seattle Washington","source":"DOI.org (Crossref)","title":"Pupil: an open source platform for pervasive eye tracking and mobile gaze-based interaction","title-short":"Pupil","URL":"https://dl.acm.org/doi/10.1145/2638728.2641695","author":[{"family":"Kassner","given":"Moritz"},{"family":"Patera","given":"William"},{"family":"Bulling","given":"Andreas"}],"accessed":{"date-parts":[["2026",1,30]]},"issued":{"date-parts":[["2014",9,13]]}}}],"schema":"https://github.com/citation-style-language/schema/raw/master/csl-citation.json"} </w:instrText>
      </w:r>
      <w:r w:rsidR="002457D6">
        <w:rPr>
          <w:rFonts w:eastAsia="Arial" w:cs="Arial"/>
        </w:rPr>
        <w:fldChar w:fldCharType="separate"/>
      </w:r>
      <w:r w:rsidR="00882151" w:rsidRPr="00882151">
        <w:rPr>
          <w:rFonts w:cs="Arial"/>
          <w:vertAlign w:val="superscript"/>
        </w:rPr>
        <w:t>38</w:t>
      </w:r>
      <w:r w:rsidR="002457D6">
        <w:rPr>
          <w:rFonts w:eastAsia="Arial" w:cs="Arial"/>
        </w:rPr>
        <w:fldChar w:fldCharType="end"/>
      </w:r>
      <w:r w:rsidR="00717BF6" w:rsidRPr="008231D4">
        <w:rPr>
          <w:rFonts w:eastAsia="Arial" w:cs="Arial"/>
        </w:rPr>
        <w:t>, an infrared video-based eye tracker</w:t>
      </w:r>
      <w:r w:rsidR="003E3D06">
        <w:rPr>
          <w:rFonts w:eastAsia="Arial" w:cs="Arial"/>
        </w:rPr>
        <w:t xml:space="preserve"> recording at </w:t>
      </w:r>
      <w:r w:rsidR="003E3D06" w:rsidRPr="008231D4">
        <w:rPr>
          <w:rFonts w:eastAsia="Arial" w:cs="Arial"/>
        </w:rPr>
        <w:t>~120 Hz</w:t>
      </w:r>
      <w:r w:rsidR="00717BF6" w:rsidRPr="008231D4">
        <w:rPr>
          <w:rFonts w:eastAsia="Arial" w:cs="Arial"/>
        </w:rPr>
        <w:t>.</w:t>
      </w:r>
      <w:r w:rsidR="00143958" w:rsidRPr="008231D4">
        <w:rPr>
          <w:rFonts w:eastAsia="Arial" w:cs="Arial"/>
        </w:rPr>
        <w:t xml:space="preserve"> The data is collected using Pupil Capture version 3.5.7.</w:t>
      </w:r>
      <w:r w:rsidR="00717BF6" w:rsidRPr="008231D4">
        <w:rPr>
          <w:rFonts w:eastAsia="Arial" w:cs="Arial"/>
        </w:rPr>
        <w:t xml:space="preserve"> The software uses</w:t>
      </w:r>
      <w:r w:rsidR="00B426CF" w:rsidRPr="008231D4">
        <w:rPr>
          <w:rFonts w:eastAsia="Arial" w:cs="Arial"/>
        </w:rPr>
        <w:t xml:space="preserve"> an</w:t>
      </w:r>
      <w:r w:rsidR="00717BF6" w:rsidRPr="008231D4">
        <w:rPr>
          <w:rFonts w:eastAsia="Arial" w:cs="Arial"/>
        </w:rPr>
        <w:t xml:space="preserve"> algorithm</w:t>
      </w:r>
      <w:r w:rsidR="00B426CF" w:rsidRPr="008231D4">
        <w:rPr>
          <w:rFonts w:eastAsia="Arial" w:cs="Arial"/>
        </w:rPr>
        <w:t>ic approach</w:t>
      </w:r>
      <w:r w:rsidR="00717BF6" w:rsidRPr="008231D4">
        <w:rPr>
          <w:rFonts w:eastAsia="Arial" w:cs="Arial"/>
        </w:rPr>
        <w:t xml:space="preserve"> to</w:t>
      </w:r>
      <w:r w:rsidR="00B426CF" w:rsidRPr="008231D4">
        <w:rPr>
          <w:rFonts w:eastAsia="Arial" w:cs="Arial"/>
        </w:rPr>
        <w:t xml:space="preserve"> </w:t>
      </w:r>
      <w:r w:rsidR="00717BF6" w:rsidRPr="008231D4">
        <w:rPr>
          <w:rFonts w:eastAsia="Arial" w:cs="Arial"/>
        </w:rPr>
        <w:t>fit an</w:t>
      </w:r>
      <w:r w:rsidR="00E154AC" w:rsidRPr="008231D4">
        <w:rPr>
          <w:rFonts w:eastAsia="Arial" w:cs="Arial"/>
        </w:rPr>
        <w:t xml:space="preserve"> ellipse to the detected </w:t>
      </w:r>
      <w:r w:rsidR="00A07740" w:rsidRPr="008231D4">
        <w:rPr>
          <w:rFonts w:eastAsia="Arial" w:cs="Arial"/>
        </w:rPr>
        <w:t xml:space="preserve">2D </w:t>
      </w:r>
      <w:r w:rsidR="00E154AC" w:rsidRPr="008231D4">
        <w:rPr>
          <w:rFonts w:eastAsia="Arial" w:cs="Arial"/>
        </w:rPr>
        <w:t>pupil</w:t>
      </w:r>
      <w:r w:rsidR="00B426CF" w:rsidRPr="008231D4">
        <w:rPr>
          <w:rFonts w:eastAsia="Arial" w:cs="Arial"/>
        </w:rPr>
        <w:t xml:space="preserve"> and output a pupil size estimate in pixels</w:t>
      </w:r>
      <w:r w:rsidR="00A07740" w:rsidRPr="008231D4">
        <w:rPr>
          <w:rFonts w:eastAsia="Arial" w:cs="Arial"/>
        </w:rPr>
        <w:t>, and fit a 3D eyeball model to the image</w:t>
      </w:r>
      <w:r w:rsidR="00B426CF" w:rsidRPr="008231D4">
        <w:rPr>
          <w:rFonts w:eastAsia="Arial" w:cs="Arial"/>
        </w:rPr>
        <w:t xml:space="preserve"> to provide absolute pupil size in m</w:t>
      </w:r>
      <w:r w:rsidR="00DC359D">
        <w:rPr>
          <w:rFonts w:eastAsia="Arial" w:cs="Arial"/>
        </w:rPr>
        <w:t>illimetres</w:t>
      </w:r>
      <w:r w:rsidR="00717BF6" w:rsidRPr="008231D4">
        <w:rPr>
          <w:rFonts w:eastAsia="Arial" w:cs="Arial"/>
        </w:rPr>
        <w:t xml:space="preserve">. </w:t>
      </w:r>
      <w:r w:rsidR="00B61B89" w:rsidRPr="008231D4">
        <w:rPr>
          <w:rFonts w:eastAsia="Arial" w:cs="Arial"/>
        </w:rPr>
        <w:t>There</w:t>
      </w:r>
      <w:r w:rsidR="00717BF6" w:rsidRPr="008231D4">
        <w:rPr>
          <w:rFonts w:eastAsia="Arial" w:cs="Arial"/>
        </w:rPr>
        <w:t xml:space="preserve"> is a short calibration step ahead of the start of the dark period, where the participants are asked to look around, in all directions, for 30 s</w:t>
      </w:r>
      <w:r w:rsidR="00DC359D">
        <w:rPr>
          <w:rFonts w:eastAsia="Arial" w:cs="Arial"/>
        </w:rPr>
        <w:t>econds</w:t>
      </w:r>
      <w:r w:rsidR="00717BF6" w:rsidRPr="008231D4">
        <w:rPr>
          <w:rFonts w:eastAsia="Arial" w:cs="Arial"/>
        </w:rPr>
        <w:t xml:space="preserve"> (more if needed), </w:t>
      </w:r>
      <w:proofErr w:type="gramStart"/>
      <w:r w:rsidR="00717BF6" w:rsidRPr="008231D4">
        <w:rPr>
          <w:rFonts w:eastAsia="Arial" w:cs="Arial"/>
        </w:rPr>
        <w:t>in order to</w:t>
      </w:r>
      <w:proofErr w:type="gramEnd"/>
      <w:r w:rsidR="00717BF6" w:rsidRPr="008231D4">
        <w:rPr>
          <w:rFonts w:eastAsia="Arial" w:cs="Arial"/>
        </w:rPr>
        <w:t xml:space="preserve"> allow the software to create a good model fit. Once the model is fit, it is frozen for the entire experiment. In this scenario, we assume that the slippage occurring during the experiment</w:t>
      </w:r>
      <w:r w:rsidR="0014621D" w:rsidRPr="008231D4">
        <w:rPr>
          <w:rFonts w:eastAsia="Arial" w:cs="Arial"/>
        </w:rPr>
        <w:t xml:space="preserve"> </w:t>
      </w:r>
      <w:r w:rsidR="001705F0" w:rsidRPr="008231D4">
        <w:rPr>
          <w:rFonts w:eastAsia="Arial" w:cs="Arial"/>
        </w:rPr>
        <w:t>–</w:t>
      </w:r>
      <w:r w:rsidR="0014621D" w:rsidRPr="008231D4">
        <w:rPr>
          <w:rFonts w:eastAsia="Arial" w:cs="Arial"/>
        </w:rPr>
        <w:t xml:space="preserve"> </w:t>
      </w:r>
      <w:r w:rsidR="00D5159E" w:rsidRPr="008231D4">
        <w:rPr>
          <w:rFonts w:eastAsia="Arial" w:cs="Arial"/>
        </w:rPr>
        <w:t xml:space="preserve">potentially </w:t>
      </w:r>
      <w:r w:rsidR="00717BF6" w:rsidRPr="008231D4">
        <w:rPr>
          <w:rFonts w:eastAsia="Arial" w:cs="Arial"/>
        </w:rPr>
        <w:t>leading to a slightly inaccurate model</w:t>
      </w:r>
      <w:r w:rsidR="002D0C6F" w:rsidRPr="008231D4">
        <w:rPr>
          <w:rFonts w:eastAsia="Arial" w:cs="Arial"/>
        </w:rPr>
        <w:t xml:space="preserve"> towards the</w:t>
      </w:r>
      <w:del w:id="400" w:author="Gastbenutzer" w:date="2026-02-04T08:31:00Z" w16du:dateUtc="2026-02-04T08:31:45Z">
        <w:r w:rsidR="002D0C6F" w:rsidRPr="008231D4">
          <w:rPr>
            <w:rFonts w:eastAsia="Arial" w:cs="Arial"/>
          </w:rPr>
          <w:delText>n</w:delText>
        </w:r>
      </w:del>
      <w:r w:rsidR="002D0C6F" w:rsidRPr="008231D4">
        <w:rPr>
          <w:rFonts w:eastAsia="Arial" w:cs="Arial"/>
        </w:rPr>
        <w:t xml:space="preserve"> end of the trial</w:t>
      </w:r>
      <w:r w:rsidR="0014621D" w:rsidRPr="008231D4">
        <w:rPr>
          <w:rFonts w:eastAsia="Arial" w:cs="Arial"/>
        </w:rPr>
        <w:t xml:space="preserve"> </w:t>
      </w:r>
      <w:r w:rsidR="001705F0" w:rsidRPr="008231D4">
        <w:rPr>
          <w:rFonts w:eastAsia="Arial" w:cs="Arial"/>
        </w:rPr>
        <w:t>–</w:t>
      </w:r>
      <w:r w:rsidR="0014621D" w:rsidRPr="008231D4">
        <w:rPr>
          <w:rFonts w:eastAsia="Arial" w:cs="Arial"/>
        </w:rPr>
        <w:t xml:space="preserve"> </w:t>
      </w:r>
      <w:r w:rsidR="001705F0" w:rsidRPr="008231D4">
        <w:rPr>
          <w:rFonts w:eastAsia="Arial" w:cs="Arial"/>
        </w:rPr>
        <w:t>i</w:t>
      </w:r>
      <w:r w:rsidR="00717BF6" w:rsidRPr="008231D4">
        <w:rPr>
          <w:rFonts w:eastAsia="Arial" w:cs="Arial"/>
        </w:rPr>
        <w:t>s preferable in comparison to not freezing the model, which allows constant correction in the model leading to relative differences in pupil size measurements from the start to the end, in turn making baseline correction inefficient.</w:t>
      </w:r>
      <w:r w:rsidR="000D30ED">
        <w:rPr>
          <w:rFonts w:eastAsia="Arial" w:cs="Arial"/>
        </w:rPr>
        <w:t xml:space="preserve"> </w:t>
      </w:r>
      <w:r w:rsidR="00433911">
        <w:rPr>
          <w:rFonts w:eastAsia="Arial" w:cs="Arial"/>
        </w:rPr>
        <w:t>Participants will be instructed not to move their heads during the whole experiment</w:t>
      </w:r>
      <w:ins w:id="401" w:author="Lucien Bickerstaff" w:date="2026-02-04T17:47:00Z" w16du:dateUtc="2026-02-04T16:47:00Z">
        <w:r w:rsidR="002909F9">
          <w:rPr>
            <w:rFonts w:eastAsia="Arial" w:cs="Arial"/>
          </w:rPr>
          <w:t>, and keep focus</w:t>
        </w:r>
        <w:r w:rsidR="00A769A4">
          <w:rPr>
            <w:rFonts w:eastAsia="Arial" w:cs="Arial"/>
          </w:rPr>
          <w:t xml:space="preserve"> on the IR camera</w:t>
        </w:r>
        <w:r w:rsidR="00D8208D" w:rsidRPr="00D8208D">
          <w:rPr>
            <w:rFonts w:eastAsia="Arial" w:cs="Arial"/>
          </w:rPr>
          <w:t xml:space="preserve"> </w:t>
        </w:r>
        <w:r w:rsidR="00D8208D">
          <w:rPr>
            <w:rFonts w:eastAsia="Arial" w:cs="Arial"/>
          </w:rPr>
          <w:t>at the back of the integrating sphere</w:t>
        </w:r>
      </w:ins>
      <w:r w:rsidR="00433911">
        <w:rPr>
          <w:rFonts w:eastAsia="Arial" w:cs="Arial"/>
        </w:rPr>
        <w:t xml:space="preserve">. </w:t>
      </w:r>
      <w:ins w:id="402" w:author="Lucien Bickerstaff" w:date="2026-02-04T17:47:00Z" w16du:dateUtc="2026-02-04T16:47:00Z">
        <w:r w:rsidR="00606736">
          <w:rPr>
            <w:rFonts w:eastAsia="Arial" w:cs="Arial"/>
          </w:rPr>
          <w:t xml:space="preserve">This will </w:t>
        </w:r>
      </w:ins>
      <w:ins w:id="403" w:author="Lucien Bickerstaff" w:date="2026-02-04T17:48:00Z" w16du:dateUtc="2026-02-04T16:48:00Z">
        <w:r w:rsidR="00606736">
          <w:rPr>
            <w:rFonts w:eastAsia="Arial" w:cs="Arial"/>
          </w:rPr>
          <w:t xml:space="preserve">be </w:t>
        </w:r>
      </w:ins>
      <w:ins w:id="404" w:author="Lucien Bickerstaff" w:date="2026-02-04T17:47:00Z" w16du:dateUtc="2026-02-04T16:47:00Z">
        <w:r w:rsidR="00606736">
          <w:rPr>
            <w:rFonts w:eastAsia="Arial" w:cs="Arial"/>
          </w:rPr>
          <w:t xml:space="preserve">monitored and acted upon </w:t>
        </w:r>
      </w:ins>
      <w:ins w:id="405" w:author="Lucien Bickerstaff" w:date="2026-02-04T18:25:00Z" w16du:dateUtc="2026-02-04T17:25:00Z">
        <w:r w:rsidR="0032151C">
          <w:rPr>
            <w:rFonts w:eastAsia="Arial" w:cs="Arial"/>
          </w:rPr>
          <w:t>by orally remind</w:t>
        </w:r>
        <w:r w:rsidR="00475FF8">
          <w:rPr>
            <w:rFonts w:eastAsia="Arial" w:cs="Arial"/>
          </w:rPr>
          <w:t>ing</w:t>
        </w:r>
        <w:r w:rsidR="0032151C">
          <w:rPr>
            <w:rFonts w:eastAsia="Arial" w:cs="Arial"/>
          </w:rPr>
          <w:t xml:space="preserve"> participants </w:t>
        </w:r>
      </w:ins>
      <w:ins w:id="406" w:author="Lucien Bickerstaff" w:date="2026-02-04T18:26:00Z" w16du:dateUtc="2026-02-04T17:26:00Z">
        <w:r w:rsidR="00475FF8">
          <w:rPr>
            <w:rFonts w:eastAsia="Arial" w:cs="Arial"/>
          </w:rPr>
          <w:t xml:space="preserve">to do so </w:t>
        </w:r>
      </w:ins>
      <w:ins w:id="407" w:author="Lucien Bickerstaff" w:date="2026-02-04T17:47:00Z" w16du:dateUtc="2026-02-04T16:47:00Z">
        <w:r w:rsidR="00606736">
          <w:rPr>
            <w:rFonts w:eastAsia="Arial" w:cs="Arial"/>
          </w:rPr>
          <w:t xml:space="preserve">should </w:t>
        </w:r>
      </w:ins>
      <w:ins w:id="408" w:author="Lucien Bickerstaff" w:date="2026-02-04T18:25:00Z" w16du:dateUtc="2026-02-04T17:25:00Z">
        <w:r w:rsidR="0032151C">
          <w:rPr>
            <w:rFonts w:eastAsia="Arial" w:cs="Arial"/>
          </w:rPr>
          <w:t xml:space="preserve">they </w:t>
        </w:r>
      </w:ins>
      <w:ins w:id="409" w:author="Lucien Bickerstaff" w:date="2026-02-04T17:47:00Z" w16du:dateUtc="2026-02-04T16:47:00Z">
        <w:r w:rsidR="00606736">
          <w:rPr>
            <w:rFonts w:eastAsia="Arial" w:cs="Arial"/>
          </w:rPr>
          <w:t xml:space="preserve">not </w:t>
        </w:r>
      </w:ins>
      <w:ins w:id="410" w:author="Lucien Bickerstaff" w:date="2026-02-04T17:48:00Z" w16du:dateUtc="2026-02-04T16:48:00Z">
        <w:r w:rsidR="00606736">
          <w:rPr>
            <w:rFonts w:eastAsia="Arial" w:cs="Arial"/>
          </w:rPr>
          <w:t>follow the instructions</w:t>
        </w:r>
      </w:ins>
      <w:ins w:id="411" w:author="Lucien Bickerstaff" w:date="2026-02-04T18:25:00Z" w16du:dateUtc="2026-02-04T17:25:00Z">
        <w:r w:rsidR="00BB5E64">
          <w:rPr>
            <w:rFonts w:eastAsia="Arial" w:cs="Arial"/>
          </w:rPr>
          <w:t xml:space="preserve"> during data collection</w:t>
        </w:r>
      </w:ins>
      <w:ins w:id="412" w:author="Lucien Bickerstaff" w:date="2026-02-04T17:48:00Z" w16du:dateUtc="2026-02-04T16:48:00Z">
        <w:r w:rsidR="00606736">
          <w:rPr>
            <w:rFonts w:eastAsia="Arial" w:cs="Arial"/>
          </w:rPr>
          <w:t xml:space="preserve">, using the live feedback of the eye cameras. </w:t>
        </w:r>
      </w:ins>
      <w:r w:rsidR="00BE7DCA">
        <w:rPr>
          <w:rFonts w:eastAsia="Arial" w:cs="Arial"/>
        </w:rPr>
        <w:t xml:space="preserve">The recording will take place in complete darkness, with the only light source being the IR </w:t>
      </w:r>
      <w:r w:rsidR="0050583A">
        <w:rPr>
          <w:rFonts w:eastAsia="Arial" w:cs="Arial"/>
        </w:rPr>
        <w:t>lights from the IR camera</w:t>
      </w:r>
      <w:del w:id="413" w:author="Lucien Bickerstaff" w:date="2026-02-04T17:47:00Z" w16du:dateUtc="2026-02-04T16:47:00Z">
        <w:r w:rsidR="0050583A" w:rsidDel="00D8208D">
          <w:rPr>
            <w:rFonts w:eastAsia="Arial" w:cs="Arial"/>
          </w:rPr>
          <w:delText xml:space="preserve"> at the back of the integrating s</w:delText>
        </w:r>
        <w:r w:rsidR="00E110FB" w:rsidDel="00D8208D">
          <w:rPr>
            <w:rFonts w:eastAsia="Arial" w:cs="Arial"/>
          </w:rPr>
          <w:delText>p</w:delText>
        </w:r>
        <w:r w:rsidR="0050583A" w:rsidDel="00D8208D">
          <w:rPr>
            <w:rFonts w:eastAsia="Arial" w:cs="Arial"/>
          </w:rPr>
          <w:delText>here</w:delText>
        </w:r>
      </w:del>
      <w:r w:rsidR="0050583A">
        <w:rPr>
          <w:rFonts w:eastAsia="Arial" w:cs="Arial"/>
        </w:rPr>
        <w:t xml:space="preserve">. </w:t>
      </w:r>
      <w:r w:rsidR="00E90E2F" w:rsidRPr="008231D4">
        <w:rPr>
          <w:rFonts w:cs="Arial"/>
        </w:rPr>
        <w:t xml:space="preserve">After the experiment, post-hoc pupil detection will be run on the eye video recordings using the Pupil Player software (version </w:t>
      </w:r>
      <w:r w:rsidR="00007EA0" w:rsidRPr="008231D4">
        <w:rPr>
          <w:rFonts w:cs="Arial"/>
        </w:rPr>
        <w:t xml:space="preserve">3.5.7) </w:t>
      </w:r>
      <w:r w:rsidR="00E90E2F" w:rsidRPr="008231D4">
        <w:rPr>
          <w:rFonts w:cs="Arial"/>
        </w:rPr>
        <w:t>as it may improve the quality of the data.</w:t>
      </w:r>
      <w:ins w:id="414" w:author="Lucien Bickerstaff" w:date="2026-02-02T14:18:00Z" w16du:dateUtc="2026-02-02T13:18:00Z">
        <w:r w:rsidR="00E029D8">
          <w:rPr>
            <w:rFonts w:cs="Arial"/>
          </w:rPr>
          <w:t xml:space="preserve"> </w:t>
        </w:r>
      </w:ins>
    </w:p>
    <w:p w14:paraId="05243184" w14:textId="77777777" w:rsidR="002465E5" w:rsidRPr="008231D4" w:rsidRDefault="002465E5" w:rsidP="36157BFC">
      <w:pPr>
        <w:jc w:val="both"/>
        <w:rPr>
          <w:rFonts w:eastAsia="Arial" w:cs="Arial"/>
        </w:rPr>
      </w:pPr>
    </w:p>
    <w:p w14:paraId="481D431A" w14:textId="45F92363" w:rsidR="002D0C6F" w:rsidRPr="00D3087F" w:rsidRDefault="002D0C6F" w:rsidP="00D3087F">
      <w:pPr>
        <w:pStyle w:val="Heading4"/>
        <w:rPr>
          <w:rStyle w:val="SubtleEmphasis"/>
          <w:i w:val="0"/>
          <w:iCs/>
          <w:color w:val="000000" w:themeColor="text1"/>
        </w:rPr>
      </w:pPr>
      <w:r w:rsidRPr="00D3087F">
        <w:rPr>
          <w:rStyle w:val="SubtleEmphasis"/>
          <w:i w:val="0"/>
          <w:iCs/>
          <w:color w:val="000000" w:themeColor="text1"/>
        </w:rPr>
        <w:t>Facial surface electromyography</w:t>
      </w:r>
      <w:r w:rsidR="00AF3029" w:rsidRPr="00D3087F">
        <w:rPr>
          <w:rStyle w:val="SubtleEmphasis"/>
          <w:i w:val="0"/>
          <w:iCs/>
          <w:color w:val="000000" w:themeColor="text1"/>
        </w:rPr>
        <w:t xml:space="preserve"> measurements</w:t>
      </w:r>
    </w:p>
    <w:p w14:paraId="32B102DF" w14:textId="77777777" w:rsidR="00F332E0" w:rsidRPr="00F332E0" w:rsidRDefault="00F332E0" w:rsidP="00F332E0"/>
    <w:p w14:paraId="5C69205A" w14:textId="66B64B92" w:rsidR="006429AD" w:rsidRPr="008231D4" w:rsidRDefault="001E530D" w:rsidP="36157BFC">
      <w:pPr>
        <w:jc w:val="both"/>
        <w:rPr>
          <w:rFonts w:eastAsia="Arial" w:cs="Arial"/>
        </w:rPr>
      </w:pPr>
      <w:r>
        <w:rPr>
          <w:rFonts w:eastAsia="Arial" w:cs="Arial"/>
        </w:rPr>
        <w:t>Facial e</w:t>
      </w:r>
      <w:r w:rsidR="006429AD" w:rsidRPr="008231D4">
        <w:rPr>
          <w:rFonts w:eastAsia="Arial" w:cs="Arial"/>
        </w:rPr>
        <w:t>lectromyography</w:t>
      </w:r>
      <w:r w:rsidR="00686788">
        <w:rPr>
          <w:rFonts w:eastAsia="Arial" w:cs="Arial"/>
        </w:rPr>
        <w:t xml:space="preserve"> data will be captured using the </w:t>
      </w:r>
      <w:r w:rsidR="00686788" w:rsidRPr="008231D4">
        <w:rPr>
          <w:rFonts w:eastAsia="Arial" w:cs="Arial"/>
        </w:rPr>
        <w:t>EMG-USB2+</w:t>
      </w:r>
      <w:r w:rsidR="00686788">
        <w:rPr>
          <w:rFonts w:eastAsia="Arial" w:cs="Arial"/>
        </w:rPr>
        <w:t xml:space="preserve"> (</w:t>
      </w:r>
      <w:proofErr w:type="spellStart"/>
      <w:r w:rsidR="00686788" w:rsidRPr="008231D4">
        <w:rPr>
          <w:rFonts w:eastAsia="Arial" w:cs="Arial"/>
        </w:rPr>
        <w:t>OTBioelettronica</w:t>
      </w:r>
      <w:proofErr w:type="spellEnd"/>
      <w:r w:rsidR="00686788" w:rsidRPr="008231D4">
        <w:rPr>
          <w:rFonts w:eastAsia="Arial" w:cs="Arial"/>
        </w:rPr>
        <w:t xml:space="preserve"> </w:t>
      </w:r>
      <w:r w:rsidR="00686788">
        <w:rPr>
          <w:rFonts w:eastAsia="Arial" w:cs="Arial"/>
        </w:rPr>
        <w:t>SRL</w:t>
      </w:r>
      <w:r w:rsidR="76677AD1" w:rsidRPr="76677AD1">
        <w:rPr>
          <w:rFonts w:eastAsia="Arial" w:cs="Arial"/>
        </w:rPr>
        <w:t>, Turin, Italy</w:t>
      </w:r>
      <w:r w:rsidR="00686788">
        <w:rPr>
          <w:rFonts w:eastAsia="Arial" w:cs="Arial"/>
        </w:rPr>
        <w:t xml:space="preserve">) </w:t>
      </w:r>
      <w:r w:rsidR="006429AD" w:rsidRPr="008231D4">
        <w:rPr>
          <w:rFonts w:eastAsia="Arial" w:cs="Arial"/>
        </w:rPr>
        <w:t>system</w:t>
      </w:r>
      <w:r>
        <w:rPr>
          <w:rFonts w:eastAsia="Arial" w:cs="Arial"/>
        </w:rPr>
        <w:t xml:space="preserve">. It measures </w:t>
      </w:r>
      <w:r w:rsidR="006429AD" w:rsidRPr="008231D4">
        <w:rPr>
          <w:rFonts w:eastAsia="Arial" w:cs="Arial"/>
        </w:rPr>
        <w:t>electrical signal of muscles in the face</w:t>
      </w:r>
      <w:r w:rsidR="00494174" w:rsidRPr="008231D4">
        <w:rPr>
          <w:rFonts w:eastAsia="Arial" w:cs="Arial"/>
        </w:rPr>
        <w:t>, interfacing with the experimental machine using the</w:t>
      </w:r>
      <w:r>
        <w:rPr>
          <w:rFonts w:eastAsia="Arial" w:cs="Arial"/>
        </w:rPr>
        <w:t xml:space="preserve"> proprietary</w:t>
      </w:r>
      <w:r w:rsidR="00494174" w:rsidRPr="008231D4">
        <w:rPr>
          <w:rFonts w:eastAsia="Arial" w:cs="Arial"/>
        </w:rPr>
        <w:t xml:space="preserve"> </w:t>
      </w:r>
      <w:proofErr w:type="spellStart"/>
      <w:r w:rsidR="00494174" w:rsidRPr="008231D4">
        <w:rPr>
          <w:rFonts w:eastAsia="Arial" w:cs="Arial"/>
        </w:rPr>
        <w:t>OTBiolab</w:t>
      </w:r>
      <w:proofErr w:type="spellEnd"/>
      <w:r w:rsidR="00494174" w:rsidRPr="008231D4">
        <w:rPr>
          <w:rFonts w:eastAsia="Arial" w:cs="Arial"/>
        </w:rPr>
        <w:t xml:space="preserve"> Light software</w:t>
      </w:r>
      <w:r w:rsidR="002B777A" w:rsidRPr="008231D4">
        <w:rPr>
          <w:rFonts w:eastAsia="Arial" w:cs="Arial"/>
        </w:rPr>
        <w:t xml:space="preserve"> (included in </w:t>
      </w:r>
      <w:proofErr w:type="spellStart"/>
      <w:r w:rsidR="002B777A" w:rsidRPr="008231D4">
        <w:rPr>
          <w:rFonts w:eastAsia="Arial" w:cs="Arial"/>
        </w:rPr>
        <w:t>OTBiolab</w:t>
      </w:r>
      <w:proofErr w:type="spellEnd"/>
      <w:r w:rsidR="002B777A" w:rsidRPr="008231D4">
        <w:rPr>
          <w:rFonts w:eastAsia="Arial" w:cs="Arial"/>
        </w:rPr>
        <w:t>+</w:t>
      </w:r>
      <w:r w:rsidR="00A307C9" w:rsidRPr="008231D4">
        <w:rPr>
          <w:rFonts w:eastAsia="Arial" w:cs="Arial"/>
        </w:rPr>
        <w:t xml:space="preserve"> version 1.5.8)</w:t>
      </w:r>
      <w:r w:rsidR="00D21F9A" w:rsidRPr="008231D4">
        <w:rPr>
          <w:rFonts w:eastAsia="Arial" w:cs="Arial"/>
        </w:rPr>
        <w:t xml:space="preserve"> to </w:t>
      </w:r>
      <w:r w:rsidR="00A307C9" w:rsidRPr="008231D4">
        <w:rPr>
          <w:rFonts w:eastAsia="Arial" w:cs="Arial"/>
        </w:rPr>
        <w:t>allow</w:t>
      </w:r>
      <w:r w:rsidR="00D21F9A" w:rsidRPr="008231D4">
        <w:rPr>
          <w:rFonts w:eastAsia="Arial" w:cs="Arial"/>
        </w:rPr>
        <w:t xml:space="preserve"> </w:t>
      </w:r>
      <w:r w:rsidR="00A307C9" w:rsidRPr="008231D4">
        <w:rPr>
          <w:rFonts w:eastAsia="Arial" w:cs="Arial"/>
        </w:rPr>
        <w:t xml:space="preserve">collecting </w:t>
      </w:r>
      <w:r w:rsidR="00A54623" w:rsidRPr="008231D4">
        <w:rPr>
          <w:rFonts w:eastAsia="Arial" w:cs="Arial"/>
        </w:rPr>
        <w:t xml:space="preserve">EMG </w:t>
      </w:r>
      <w:r w:rsidR="002B777A" w:rsidRPr="008231D4">
        <w:rPr>
          <w:rFonts w:eastAsia="Arial" w:cs="Arial"/>
        </w:rPr>
        <w:t>data</w:t>
      </w:r>
      <w:r w:rsidR="00D21F9A" w:rsidRPr="008231D4">
        <w:rPr>
          <w:rFonts w:eastAsia="Arial" w:cs="Arial"/>
        </w:rPr>
        <w:t xml:space="preserve"> directly from a </w:t>
      </w:r>
      <w:r w:rsidR="002B777A" w:rsidRPr="008231D4">
        <w:rPr>
          <w:rFonts w:eastAsia="Arial" w:cs="Arial"/>
        </w:rPr>
        <w:t xml:space="preserve">USB </w:t>
      </w:r>
      <w:r w:rsidR="00D21F9A" w:rsidRPr="008231D4">
        <w:rPr>
          <w:rFonts w:eastAsia="Arial" w:cs="Arial"/>
        </w:rPr>
        <w:t>socke</w:t>
      </w:r>
      <w:r w:rsidR="002B777A" w:rsidRPr="008231D4">
        <w:rPr>
          <w:rFonts w:eastAsia="Arial" w:cs="Arial"/>
        </w:rPr>
        <w:t>t via Python</w:t>
      </w:r>
      <w:r w:rsidR="006429AD" w:rsidRPr="008231D4">
        <w:rPr>
          <w:rFonts w:eastAsia="Arial" w:cs="Arial"/>
        </w:rPr>
        <w:t xml:space="preserve">. This device is used to measure facial muscle activity with a 16-channel bipolar adapter (AD8x2JD) and small bipolar electrodes. Here, four channels </w:t>
      </w:r>
      <w:r w:rsidR="00DD048C" w:rsidRPr="008231D4">
        <w:rPr>
          <w:rFonts w:eastAsia="Arial" w:cs="Arial"/>
        </w:rPr>
        <w:t>will be</w:t>
      </w:r>
      <w:r w:rsidR="006429AD" w:rsidRPr="008231D4">
        <w:rPr>
          <w:rFonts w:eastAsia="Arial" w:cs="Arial"/>
        </w:rPr>
        <w:t xml:space="preserve"> used for </w:t>
      </w:r>
      <w:r w:rsidR="000404AD" w:rsidRPr="008231D4">
        <w:rPr>
          <w:rFonts w:eastAsia="Arial" w:cs="Arial"/>
        </w:rPr>
        <w:t xml:space="preserve">each of </w:t>
      </w:r>
      <w:r w:rsidR="006429AD" w:rsidRPr="008231D4">
        <w:rPr>
          <w:rFonts w:eastAsia="Arial" w:cs="Arial"/>
        </w:rPr>
        <w:t xml:space="preserve">the corrugator supercilii, orbicularis oculi, zygomaticus major and </w:t>
      </w:r>
      <w:proofErr w:type="spellStart"/>
      <w:r w:rsidR="006429AD" w:rsidRPr="008231D4">
        <w:rPr>
          <w:rFonts w:eastAsia="Arial" w:cs="Arial"/>
        </w:rPr>
        <w:t>orbicualris</w:t>
      </w:r>
      <w:proofErr w:type="spellEnd"/>
      <w:r w:rsidR="006429AD" w:rsidRPr="008231D4">
        <w:rPr>
          <w:rFonts w:eastAsia="Arial" w:cs="Arial"/>
        </w:rPr>
        <w:t xml:space="preserve"> oris </w:t>
      </w:r>
      <w:r w:rsidR="000404AD" w:rsidRPr="008231D4">
        <w:rPr>
          <w:rFonts w:eastAsia="Arial" w:cs="Arial"/>
        </w:rPr>
        <w:t xml:space="preserve">facial </w:t>
      </w:r>
      <w:r w:rsidR="006429AD" w:rsidRPr="008231D4">
        <w:rPr>
          <w:rFonts w:eastAsia="Arial" w:cs="Arial"/>
        </w:rPr>
        <w:t xml:space="preserve">muscles. A gain of 1000 is applied to the signal. The ground electrode is placed in the centre on the forehead, just before the hairline. To </w:t>
      </w:r>
      <w:r w:rsidR="00F95E53" w:rsidRPr="008231D4">
        <w:rPr>
          <w:rFonts w:eastAsia="Arial" w:cs="Arial"/>
        </w:rPr>
        <w:t>maximise</w:t>
      </w:r>
      <w:r w:rsidR="006429AD" w:rsidRPr="008231D4">
        <w:rPr>
          <w:rFonts w:eastAsia="Arial" w:cs="Arial"/>
        </w:rPr>
        <w:t xml:space="preserve"> signal-to-noise ratio, the skin </w:t>
      </w:r>
      <w:r w:rsidR="00F94F23" w:rsidRPr="008231D4">
        <w:rPr>
          <w:rFonts w:eastAsia="Arial" w:cs="Arial"/>
        </w:rPr>
        <w:t>will be</w:t>
      </w:r>
      <w:r w:rsidR="006429AD" w:rsidRPr="008231D4">
        <w:rPr>
          <w:rFonts w:eastAsia="Arial" w:cs="Arial"/>
        </w:rPr>
        <w:t xml:space="preserve"> gently wiped with some abrasive paste to remove dead skin and </w:t>
      </w:r>
      <w:r w:rsidR="006E7C54" w:rsidRPr="008231D4">
        <w:rPr>
          <w:rFonts w:eastAsia="Arial" w:cs="Arial"/>
        </w:rPr>
        <w:t>increase</w:t>
      </w:r>
      <w:r w:rsidR="006429AD" w:rsidRPr="008231D4">
        <w:rPr>
          <w:rFonts w:eastAsia="Arial" w:cs="Arial"/>
        </w:rPr>
        <w:t xml:space="preserve"> skin conductance. The facial regions of interest (especially around the eye) are very sensitive and </w:t>
      </w:r>
      <w:r w:rsidR="00F94F23" w:rsidRPr="008231D4">
        <w:rPr>
          <w:rFonts w:eastAsia="Arial" w:cs="Arial"/>
        </w:rPr>
        <w:t xml:space="preserve">will </w:t>
      </w:r>
      <w:r w:rsidR="006429AD" w:rsidRPr="008231D4">
        <w:rPr>
          <w:rFonts w:eastAsia="Arial" w:cs="Arial"/>
        </w:rPr>
        <w:t xml:space="preserve">therefore not </w:t>
      </w:r>
      <w:r w:rsidR="00F94F23" w:rsidRPr="008231D4">
        <w:rPr>
          <w:rFonts w:eastAsia="Arial" w:cs="Arial"/>
        </w:rPr>
        <w:t xml:space="preserve">be </w:t>
      </w:r>
      <w:r w:rsidR="006429AD" w:rsidRPr="008231D4">
        <w:rPr>
          <w:rFonts w:eastAsia="Arial" w:cs="Arial"/>
        </w:rPr>
        <w:t xml:space="preserve">shaved by the experimenter. </w:t>
      </w:r>
      <w:r w:rsidR="008A21BD" w:rsidRPr="008231D4">
        <w:rPr>
          <w:rFonts w:eastAsia="Arial" w:cs="Arial"/>
        </w:rPr>
        <w:t>The</w:t>
      </w:r>
      <w:r w:rsidR="006429AD" w:rsidRPr="008231D4">
        <w:rPr>
          <w:rFonts w:eastAsia="Arial" w:cs="Arial"/>
        </w:rPr>
        <w:t xml:space="preserve"> zygomaticus major and orbicularis oris muscles may not be measured in bearded individuals as we do not ask them to shave for the purpose of the experiment.</w:t>
      </w:r>
      <w:r w:rsidR="001103D9" w:rsidRPr="008231D4">
        <w:rPr>
          <w:rFonts w:eastAsia="Arial" w:cs="Arial"/>
        </w:rPr>
        <w:t xml:space="preserve"> </w:t>
      </w:r>
      <w:r w:rsidR="008A3655" w:rsidRPr="008231D4">
        <w:rPr>
          <w:rFonts w:eastAsia="Arial" w:cs="Arial"/>
        </w:rPr>
        <w:t>As facial reaction to light exposure can be quite strong, t</w:t>
      </w:r>
      <w:r w:rsidR="001103D9" w:rsidRPr="008231D4">
        <w:rPr>
          <w:rFonts w:eastAsia="Arial" w:cs="Arial"/>
        </w:rPr>
        <w:t xml:space="preserve">ape may be applied </w:t>
      </w:r>
      <w:r w:rsidR="003B7BA8" w:rsidRPr="008231D4">
        <w:rPr>
          <w:rFonts w:eastAsia="Arial" w:cs="Arial"/>
        </w:rPr>
        <w:t xml:space="preserve">on the electrodes to ensure </w:t>
      </w:r>
      <w:r w:rsidR="00FD1247" w:rsidRPr="008231D4">
        <w:rPr>
          <w:rFonts w:eastAsia="Arial" w:cs="Arial"/>
        </w:rPr>
        <w:t>they remain in position and measure accurately</w:t>
      </w:r>
      <w:r w:rsidR="00C065C5" w:rsidRPr="008231D4">
        <w:rPr>
          <w:rFonts w:eastAsia="Arial" w:cs="Arial"/>
        </w:rPr>
        <w:t xml:space="preserve"> and consistently during the entire trial duration</w:t>
      </w:r>
      <w:r w:rsidR="008A3655" w:rsidRPr="008231D4">
        <w:rPr>
          <w:rFonts w:eastAsia="Arial" w:cs="Arial"/>
        </w:rPr>
        <w:t>.</w:t>
      </w:r>
    </w:p>
    <w:p w14:paraId="6B8F308B" w14:textId="77777777" w:rsidR="002465E5" w:rsidRPr="008231D4" w:rsidRDefault="002465E5" w:rsidP="36157BFC">
      <w:pPr>
        <w:jc w:val="both"/>
        <w:rPr>
          <w:rFonts w:eastAsia="Arial" w:cs="Arial"/>
        </w:rPr>
      </w:pPr>
    </w:p>
    <w:p w14:paraId="3A26BD85" w14:textId="58825293" w:rsidR="00CC25CD" w:rsidRDefault="00CC25CD" w:rsidP="00B875E2">
      <w:pPr>
        <w:pStyle w:val="Heading4"/>
        <w:rPr>
          <w:rStyle w:val="SubtleEmphasis"/>
          <w:i w:val="0"/>
          <w:iCs/>
          <w:color w:val="0F4761" w:themeColor="accent1" w:themeShade="BF"/>
        </w:rPr>
      </w:pPr>
      <w:r w:rsidRPr="00B875E2">
        <w:rPr>
          <w:rStyle w:val="SubtleEmphasis"/>
          <w:i w:val="0"/>
          <w:iCs/>
          <w:color w:val="000000" w:themeColor="text1"/>
        </w:rPr>
        <w:t>Subjective reporting</w:t>
      </w:r>
    </w:p>
    <w:p w14:paraId="626ECAD7" w14:textId="77777777" w:rsidR="00F332E0" w:rsidRPr="00F332E0" w:rsidRDefault="00F332E0" w:rsidP="00F332E0"/>
    <w:p w14:paraId="70D84F71" w14:textId="5F777525" w:rsidR="00CB1607" w:rsidRPr="008231D4" w:rsidRDefault="7AD5B80A" w:rsidP="00402618">
      <w:pPr>
        <w:jc w:val="both"/>
        <w:rPr>
          <w:rFonts w:eastAsia="Arial" w:cs="Arial"/>
        </w:rPr>
      </w:pPr>
      <w:r w:rsidRPr="7AD5B80A">
        <w:rPr>
          <w:rFonts w:eastAsia="Arial" w:cs="Arial"/>
        </w:rPr>
        <w:t>At the end of each light stimulation phase, participants will report their subjective sensations and associated confidence with a unified 1-7 integer rating scale, with 1 being the lowest and 7 the higher rating, using a MIDI device (</w:t>
      </w:r>
      <w:ins w:id="415" w:author="Lucien Bickerstaff" w:date="2026-02-04T18:26:00Z" w16du:dateUtc="2026-02-04T17:26:00Z">
        <w:r w:rsidR="005D5D64">
          <w:rPr>
            <w:rFonts w:eastAsia="Arial" w:cs="Arial"/>
          </w:rPr>
          <w:t xml:space="preserve">Palette, </w:t>
        </w:r>
      </w:ins>
      <w:r w:rsidRPr="7AD5B80A">
        <w:rPr>
          <w:rFonts w:eastAsia="Arial" w:cs="Arial"/>
        </w:rPr>
        <w:t>Monogram</w:t>
      </w:r>
      <w:del w:id="416" w:author="Lucien Bickerstaff" w:date="2026-02-04T18:26:00Z" w16du:dateUtc="2026-02-04T17:26:00Z">
        <w:r w:rsidRPr="7AD5B80A" w:rsidDel="005D5D64">
          <w:rPr>
            <w:rFonts w:eastAsia="Arial" w:cs="Arial"/>
          </w:rPr>
          <w:delText xml:space="preserve"> Palette</w:delText>
        </w:r>
      </w:del>
      <w:r w:rsidRPr="7AD5B80A">
        <w:rPr>
          <w:rFonts w:eastAsia="Arial" w:cs="Arial"/>
        </w:rPr>
        <w:t xml:space="preserve">, Kitchener, Ontario, Canada; controlled through the Monogram Creator Legacy version 4.1 software) that has knobs and buttons participant will use to give their ratings, with the help of automated auditory feedback. In total, participants give </w:t>
      </w:r>
      <w:ins w:id="417" w:author="Gastbenutzer" w:date="2026-02-04T08:33:00Z" w16du:dateUtc="2026-02-04T08:33:28Z">
        <w:r w:rsidR="0D651B2D" w:rsidRPr="0D651B2D">
          <w:rPr>
            <w:rFonts w:eastAsia="Arial" w:cs="Arial"/>
          </w:rPr>
          <w:t>six</w:t>
        </w:r>
      </w:ins>
      <w:del w:id="418" w:author="Gastbenutzer" w:date="2026-02-04T08:33:00Z" w16du:dateUtc="2026-02-04T08:33:27Z">
        <w:r w:rsidRPr="7AD5B80A">
          <w:rPr>
            <w:rFonts w:eastAsia="Arial" w:cs="Arial"/>
          </w:rPr>
          <w:delText>6</w:delText>
        </w:r>
      </w:del>
      <w:r w:rsidRPr="7AD5B80A">
        <w:rPr>
          <w:rFonts w:eastAsia="Arial" w:cs="Arial"/>
        </w:rPr>
        <w:t xml:space="preserve"> ratings. First, they will report their visual discomfort – this is described as how uncomfortable the light they are being exposed to, is making them feel. Then, they will rate their facial sensations – this is described as the intensity of the sensations (such as tickling, itching, burning…) they are getting in their face </w:t>
      </w:r>
      <w:proofErr w:type="gramStart"/>
      <w:r w:rsidRPr="7AD5B80A">
        <w:rPr>
          <w:rFonts w:eastAsia="Arial" w:cs="Arial"/>
        </w:rPr>
        <w:t>as a result of</w:t>
      </w:r>
      <w:proofErr w:type="gramEnd"/>
      <w:r w:rsidRPr="7AD5B80A">
        <w:rPr>
          <w:rFonts w:eastAsia="Arial" w:cs="Arial"/>
        </w:rPr>
        <w:t xml:space="preserve"> light stimulation. Finally, they report lacrimation – this is described as how much lacrimation has been generated in their eyes from the light they have just been exposed to. For clarity, lacrimation is also described as eye watering. For each of the three rating modalities, participants will also report an associated confidence rating – this is described as how confident they are in each of the ratings they just gave.</w:t>
      </w:r>
    </w:p>
    <w:p w14:paraId="2A6F860D" w14:textId="741590C8" w:rsidR="007505E1" w:rsidRPr="008231D4" w:rsidRDefault="007505E1" w:rsidP="007505E1">
      <w:pPr>
        <w:jc w:val="both"/>
        <w:rPr>
          <w:rFonts w:eastAsia="Arial" w:cs="Arial"/>
        </w:rPr>
      </w:pPr>
      <w:r w:rsidRPr="008231D4">
        <w:rPr>
          <w:rFonts w:eastAsia="Arial" w:cs="Arial"/>
        </w:rPr>
        <w:t xml:space="preserve">The </w:t>
      </w:r>
      <w:commentRangeStart w:id="419"/>
      <w:r w:rsidRPr="008231D4">
        <w:rPr>
          <w:rFonts w:eastAsia="Arial" w:cs="Arial"/>
        </w:rPr>
        <w:t xml:space="preserve">Karolinska Sleepiness Scale (KSS) </w:t>
      </w:r>
      <w:commentRangeEnd w:id="419"/>
      <w:r w:rsidRPr="008231D4">
        <w:rPr>
          <w:rStyle w:val="CommentReference"/>
          <w:rFonts w:eastAsia="Arial" w:cs="Arial"/>
          <w:sz w:val="24"/>
          <w:szCs w:val="24"/>
        </w:rPr>
        <w:commentReference w:id="419"/>
      </w:r>
      <w:r w:rsidRPr="008231D4">
        <w:rPr>
          <w:rFonts w:eastAsia="Arial" w:cs="Arial"/>
        </w:rPr>
        <w:t>scale</w:t>
      </w:r>
      <w:r w:rsidR="006506C5">
        <w:rPr>
          <w:rFonts w:eastAsia="Arial" w:cs="Arial"/>
        </w:rPr>
        <w:fldChar w:fldCharType="begin"/>
      </w:r>
      <w:r w:rsidR="00882151">
        <w:rPr>
          <w:rFonts w:eastAsia="Arial" w:cs="Arial"/>
        </w:rPr>
        <w:instrText xml:space="preserve"> ADDIN ZOTERO_ITEM CSL_CITATION {"citationID":"oW9izDeJ","properties":{"unsorted":false,"formattedCitation":"\\super 39\\nosupersub{}","plainCitation":"39","noteIndex":0},"citationItems":[{"id":4156,"uris":["http://zotero.org/users/13639132/items/7ML4ZX92"],"itemData":{"id":4156,"type":"chapter","container-title":"STOP, THAT and One Hundred Other Sleep Scales","DOI":"10.1007/978-1-4419-9893-4_47","ISBN":"978-1-4419-9892-7","language":"en","page":"209-210","publisher":"Springer New York","publisher-place":"New York, NY","source":"DOI.org (Crossref)","title":"Karolinska Sleepiness Scale (KSS)","URL":"https://link.springer.com/10.1007/978-1-4419-9893-4_47","editor":[{"family":"Shahid","given":"Azmeh"},{"family":"Wilkinson","given":"Kate"},{"family":"Marcu","given":"Shai"},{"family":"Shapiro","given":"Colin M"}],"author":[{"family":"Shahid","given":"Azmeh"},{"family":"Wilkinson","given":"Kate"},{"family":"Marcu","given":"Shai"},{"family":"Shapiro","given":"Colin M."}],"accessed":{"date-parts":[["2026",1,30]]},"issued":{"date-parts":[["2011"]]}}}],"schema":"https://github.com/citation-style-language/schema/raw/master/csl-citation.json"} </w:instrText>
      </w:r>
      <w:r w:rsidR="006506C5">
        <w:rPr>
          <w:rFonts w:eastAsia="Arial" w:cs="Arial"/>
        </w:rPr>
        <w:fldChar w:fldCharType="separate"/>
      </w:r>
      <w:r w:rsidR="00882151" w:rsidRPr="00882151">
        <w:rPr>
          <w:rFonts w:cs="Arial"/>
          <w:vertAlign w:val="superscript"/>
        </w:rPr>
        <w:t>39</w:t>
      </w:r>
      <w:r w:rsidR="006506C5">
        <w:rPr>
          <w:rFonts w:eastAsia="Arial" w:cs="Arial"/>
        </w:rPr>
        <w:fldChar w:fldCharType="end"/>
      </w:r>
      <w:r w:rsidRPr="008231D4">
        <w:rPr>
          <w:rFonts w:eastAsia="Arial" w:cs="Arial"/>
        </w:rPr>
        <w:t xml:space="preserve"> </w:t>
      </w:r>
      <w:r w:rsidR="00810F52">
        <w:rPr>
          <w:rFonts w:eastAsia="Arial" w:cs="Arial"/>
        </w:rPr>
        <w:t xml:space="preserve">(10-point version) </w:t>
      </w:r>
      <w:r w:rsidRPr="008231D4">
        <w:rPr>
          <w:rFonts w:eastAsia="Arial" w:cs="Arial"/>
        </w:rPr>
        <w:t xml:space="preserve">will be used to measure the subjective level of sleepiness before and after each laboratory trial via self-reporting. </w:t>
      </w:r>
    </w:p>
    <w:p w14:paraId="405B5D5F" w14:textId="77777777" w:rsidR="002465E5" w:rsidRPr="008231D4" w:rsidRDefault="002465E5" w:rsidP="007505E1">
      <w:pPr>
        <w:jc w:val="both"/>
        <w:rPr>
          <w:rFonts w:eastAsia="Arial" w:cs="Arial"/>
          <w:i/>
          <w:iCs/>
        </w:rPr>
      </w:pPr>
    </w:p>
    <w:p w14:paraId="10B7A7B6" w14:textId="3B5872FF" w:rsidR="38AC4301" w:rsidRDefault="38AC4301" w:rsidP="00B875E2">
      <w:pPr>
        <w:pStyle w:val="Heading4"/>
        <w:rPr>
          <w:rStyle w:val="SubtleEmphasis"/>
          <w:i w:val="0"/>
          <w:iCs/>
          <w:color w:val="0F4761" w:themeColor="accent1" w:themeShade="BF"/>
        </w:rPr>
      </w:pPr>
      <w:r w:rsidRPr="00B875E2">
        <w:rPr>
          <w:rStyle w:val="SubtleEmphasis"/>
          <w:i w:val="0"/>
          <w:iCs/>
          <w:color w:val="000000" w:themeColor="text1"/>
        </w:rPr>
        <w:t xml:space="preserve">Video recordings </w:t>
      </w:r>
    </w:p>
    <w:p w14:paraId="75DF12C4" w14:textId="77777777" w:rsidR="00F332E0" w:rsidRPr="00F332E0" w:rsidRDefault="00F332E0" w:rsidP="00F332E0"/>
    <w:p w14:paraId="60796CCA" w14:textId="2C3A65BC" w:rsidR="38AC4301" w:rsidRPr="008231D4" w:rsidRDefault="38AC4301" w:rsidP="36157BFC">
      <w:pPr>
        <w:jc w:val="both"/>
        <w:rPr>
          <w:rFonts w:eastAsia="Arial" w:cs="Arial"/>
        </w:rPr>
      </w:pPr>
      <w:r w:rsidRPr="008231D4">
        <w:rPr>
          <w:rFonts w:eastAsia="Arial" w:cs="Arial"/>
        </w:rPr>
        <w:t xml:space="preserve">Faces of the participants will be recorded using an infrared camera </w:t>
      </w:r>
      <w:commentRangeStart w:id="420"/>
      <w:r w:rsidR="00926533" w:rsidRPr="008231D4">
        <w:rPr>
          <w:rFonts w:eastAsia="Arial" w:cs="Arial"/>
        </w:rPr>
        <w:t>(</w:t>
      </w:r>
      <w:r w:rsidR="00A24236" w:rsidRPr="008231D4">
        <w:rPr>
          <w:rFonts w:eastAsia="Arial" w:cs="Arial"/>
        </w:rPr>
        <w:t>model number ALP-USBFHD05MT-DL36-DD-GM</w:t>
      </w:r>
      <w:r w:rsidR="00115BCF">
        <w:rPr>
          <w:rFonts w:eastAsia="Arial" w:cs="Arial"/>
        </w:rPr>
        <w:t xml:space="preserve">, </w:t>
      </w:r>
      <w:r w:rsidR="00926533" w:rsidRPr="008231D4">
        <w:rPr>
          <w:rFonts w:eastAsia="Arial" w:cs="Arial"/>
        </w:rPr>
        <w:t>ELP</w:t>
      </w:r>
      <w:r w:rsidR="00115BCF">
        <w:rPr>
          <w:rFonts w:eastAsia="Arial" w:cs="Arial"/>
        </w:rPr>
        <w:t>,</w:t>
      </w:r>
      <w:r w:rsidR="00115BCF">
        <w:t xml:space="preserve"> </w:t>
      </w:r>
      <w:r w:rsidR="00A24236" w:rsidRPr="00A24236">
        <w:rPr>
          <w:rFonts w:eastAsia="Arial" w:cs="Arial"/>
        </w:rPr>
        <w:t>Shenzhen,</w:t>
      </w:r>
      <w:r w:rsidR="00A24236">
        <w:rPr>
          <w:rFonts w:eastAsia="Arial" w:cs="Arial"/>
        </w:rPr>
        <w:t xml:space="preserve"> </w:t>
      </w:r>
      <w:r w:rsidR="00A24236" w:rsidRPr="00A24236">
        <w:rPr>
          <w:rFonts w:eastAsia="Arial" w:cs="Arial"/>
        </w:rPr>
        <w:t>Guangdong, China</w:t>
      </w:r>
      <w:r w:rsidR="001D660A" w:rsidRPr="008231D4">
        <w:rPr>
          <w:rFonts w:eastAsia="Arial" w:cs="Arial"/>
        </w:rPr>
        <w:t>)</w:t>
      </w:r>
      <w:r w:rsidR="00926533" w:rsidRPr="008231D4">
        <w:rPr>
          <w:rFonts w:eastAsia="Arial" w:cs="Arial"/>
        </w:rPr>
        <w:t xml:space="preserve"> </w:t>
      </w:r>
      <w:commentRangeEnd w:id="420"/>
      <w:r w:rsidRPr="008231D4">
        <w:rPr>
          <w:rStyle w:val="CommentReference"/>
          <w:rFonts w:eastAsia="Arial" w:cs="Arial"/>
          <w:sz w:val="24"/>
          <w:szCs w:val="24"/>
        </w:rPr>
        <w:commentReference w:id="420"/>
      </w:r>
      <w:r w:rsidRPr="008231D4">
        <w:rPr>
          <w:rFonts w:eastAsia="Arial" w:cs="Arial"/>
        </w:rPr>
        <w:t>during the entirety of the trial</w:t>
      </w:r>
      <w:r w:rsidR="00A167B5" w:rsidRPr="008231D4">
        <w:rPr>
          <w:rFonts w:eastAsia="Arial" w:cs="Arial"/>
        </w:rPr>
        <w:t xml:space="preserve">, </w:t>
      </w:r>
      <w:r w:rsidR="00BD18DD" w:rsidRPr="008231D4">
        <w:rPr>
          <w:rFonts w:eastAsia="Arial" w:cs="Arial"/>
        </w:rPr>
        <w:t xml:space="preserve">for </w:t>
      </w:r>
      <w:r w:rsidR="0094381C" w:rsidRPr="008231D4">
        <w:rPr>
          <w:rFonts w:eastAsia="Arial" w:cs="Arial"/>
        </w:rPr>
        <w:t xml:space="preserve">participant </w:t>
      </w:r>
      <w:r w:rsidR="00BD18DD" w:rsidRPr="008231D4">
        <w:rPr>
          <w:rFonts w:eastAsia="Arial" w:cs="Arial"/>
        </w:rPr>
        <w:t>monitoring purposes</w:t>
      </w:r>
      <w:r w:rsidR="00926533" w:rsidRPr="008231D4">
        <w:rPr>
          <w:rFonts w:eastAsia="Arial" w:cs="Arial"/>
        </w:rPr>
        <w:t>.</w:t>
      </w:r>
    </w:p>
    <w:p w14:paraId="63761FD1" w14:textId="77777777" w:rsidR="00E442EE" w:rsidRPr="008231D4" w:rsidRDefault="00E442EE" w:rsidP="36157BFC">
      <w:pPr>
        <w:jc w:val="both"/>
        <w:rPr>
          <w:rFonts w:eastAsia="Arial" w:cs="Arial"/>
        </w:rPr>
      </w:pPr>
    </w:p>
    <w:p w14:paraId="2446704A" w14:textId="0D75E040" w:rsidR="00E442EE" w:rsidRDefault="00E442EE" w:rsidP="000E6EEC">
      <w:pPr>
        <w:pStyle w:val="Heading4"/>
        <w:rPr>
          <w:rFonts w:eastAsia="Arial"/>
        </w:rPr>
      </w:pPr>
      <w:r w:rsidRPr="008231D4">
        <w:rPr>
          <w:rFonts w:eastAsia="Arial"/>
        </w:rPr>
        <w:t>Software</w:t>
      </w:r>
    </w:p>
    <w:p w14:paraId="6B1657E6" w14:textId="77777777" w:rsidR="00F332E0" w:rsidRPr="00F332E0" w:rsidRDefault="00F332E0" w:rsidP="00F332E0"/>
    <w:p w14:paraId="71B0831D" w14:textId="64186456" w:rsidR="00E442EE" w:rsidRPr="008231D4" w:rsidRDefault="00E442EE" w:rsidP="00E442EE">
      <w:pPr>
        <w:jc w:val="both"/>
        <w:rPr>
          <w:rFonts w:eastAsia="Arial" w:cs="Arial"/>
        </w:rPr>
      </w:pPr>
      <w:r w:rsidRPr="008231D4">
        <w:rPr>
          <w:rFonts w:eastAsia="Arial" w:cs="Arial"/>
        </w:rPr>
        <w:t xml:space="preserve">The whole device control system is handled through a unified, custom Python module and controlled using the same experimental machine. The pupillometry system and light engine are controlled through Python using the </w:t>
      </w:r>
      <w:proofErr w:type="spellStart"/>
      <w:r w:rsidRPr="008231D4">
        <w:rPr>
          <w:rFonts w:eastAsia="Arial" w:cs="Arial"/>
        </w:rPr>
        <w:t>PyPlr</w:t>
      </w:r>
      <w:proofErr w:type="spellEnd"/>
      <w:r w:rsidRPr="008231D4">
        <w:rPr>
          <w:rFonts w:eastAsia="Arial" w:cs="Arial"/>
        </w:rPr>
        <w:t xml:space="preserve"> package</w:t>
      </w:r>
      <w:r w:rsidR="000E6EEC">
        <w:rPr>
          <w:rFonts w:eastAsia="Arial" w:cs="Arial"/>
        </w:rPr>
        <w:fldChar w:fldCharType="begin"/>
      </w:r>
      <w:r w:rsidR="00882151">
        <w:rPr>
          <w:rFonts w:eastAsia="Arial" w:cs="Arial"/>
        </w:rPr>
        <w:instrText xml:space="preserve"> ADDIN ZOTERO_ITEM CSL_CITATION {"citationID":"qqg4VAVD","properties":{"unsorted":false,"formattedCitation":"\\super 40\\nosupersub{}","plainCitation":"40","noteIndex":0},"citationItems":[{"id":4118,"uris":["http://zotero.org/users/13639132/items/6TQSA4BQ"],"itemData":{"id":4118,"type":"article-journal","abstract":"Abstract\n            \n              We introduce\n              PyPlr\n              —a versatile, integrated system of hardware and software to support a broad spectrum of research applications concerning the human pupillary light reflex (PLR).\n              PyPlr\n              is a custom Python library for integrating a research-grade video-based eye-tracker system with a light source and streamlining stimulus design, optimisation and delivery, device synchronisation, and extraction, cleaning, and analysis of pupil data. We additionally describe how full-field, homogenous stimulation of the retina can be realised with a low-cost integrating sphere that serves as an alternative to a more complex Maxwellian view setup. Users can integrate their own light source, but we provide full native software support for a high-end, commercial research-grade 10-primary light engine that offers advanced control over the temporal and spectral properties of light stimuli as well as spectral calibration utilities. Here, we describe the hardware and software in detail and demonstrate its capabilities with two example applications: (1) pupillometer-style measurement and parametrisation of the PLR to flashes of white light, and (2) comparing the post-illumination pupil response (PIPR) to flashes of long and short-wavelength light. The system holds promise for researchers who would favour a flexible approach to studying the PLR and the ability to employ a wide range of temporally and spectrally varying stimuli, including simple narrowband stimuli.","container-title":"Behavior Research Methods","DOI":"10.3758/s13428-021-01759-3","ISSN":"1554-3528","issue":"6","journalAbbreviation":"Behav Res","language":"en","page":"2720-2739","source":"DOI.org (Crossref)","title":"PyPlr: A versatile, integrated system of hardware and software for researching the human pupillary light reflex","title-short":"PyPlr","volume":"54","author":[{"family":"Martin","given":"Joel T."},{"family":"Pinto","given":"Joana"},{"family":"Bulte","given":"Daniel"},{"family":"Spitschan","given":"Manuel"}],"issued":{"date-parts":[["2021",12,16]]}}}],"schema":"https://github.com/citation-style-language/schema/raw/master/csl-citation.json"} </w:instrText>
      </w:r>
      <w:r w:rsidR="000E6EEC">
        <w:rPr>
          <w:rFonts w:eastAsia="Arial" w:cs="Arial"/>
        </w:rPr>
        <w:fldChar w:fldCharType="separate"/>
      </w:r>
      <w:r w:rsidR="00882151" w:rsidRPr="00882151">
        <w:rPr>
          <w:rFonts w:cs="Arial"/>
          <w:vertAlign w:val="superscript"/>
        </w:rPr>
        <w:t>40</w:t>
      </w:r>
      <w:r w:rsidR="000E6EEC">
        <w:rPr>
          <w:rFonts w:eastAsia="Arial" w:cs="Arial"/>
        </w:rPr>
        <w:fldChar w:fldCharType="end"/>
      </w:r>
      <w:r w:rsidRPr="008231D4">
        <w:rPr>
          <w:rFonts w:eastAsia="Arial" w:cs="Arial"/>
        </w:rPr>
        <w:t xml:space="preserve"> which offers an interface to Pupil Core</w:t>
      </w:r>
      <w:r w:rsidR="00F0404D">
        <w:rPr>
          <w:rFonts w:eastAsia="Arial" w:cs="Arial"/>
        </w:rPr>
        <w:fldChar w:fldCharType="begin"/>
      </w:r>
      <w:r w:rsidR="00882151">
        <w:rPr>
          <w:rFonts w:eastAsia="Arial" w:cs="Arial"/>
        </w:rPr>
        <w:instrText xml:space="preserve"> ADDIN ZOTERO_ITEM CSL_CITATION {"citationID":"16FHVnzx","properties":{"unsorted":false,"formattedCitation":"\\super 38\\nosupersub{}","plainCitation":"38","noteIndex":0},"citationItems":[{"id":4154,"uris":["http://zotero.org/users/13639132/items/DK5EHHNQ"],"itemData":{"id":4154,"type":"paper-conference","container-title":"Proceedings of the 2014 ACM International Joint Conference on Pervasive and Ubiquitous Computing: Adjunct Publication","DOI":"10.1145/2638728.2641695","event-title":"UbiComp '14: The 2014 ACM Conference on Ubiquitous Computing","ISBN":"978-1-4503-3047-3","language":"en","page":"1151-1160","publisher":"ACM","publisher-place":"Seattle Washington","source":"DOI.org (Crossref)","title":"Pupil: an open source platform for pervasive eye tracking and mobile gaze-based interaction","title-short":"Pupil","URL":"https://dl.acm.org/doi/10.1145/2638728.2641695","author":[{"family":"Kassner","given":"Moritz"},{"family":"Patera","given":"William"},{"family":"Bulling","given":"Andreas"}],"accessed":{"date-parts":[["2026",1,30]]},"issued":{"date-parts":[["2014",9,13]]}}}],"schema":"https://github.com/citation-style-language/schema/raw/master/csl-citation.json"} </w:instrText>
      </w:r>
      <w:r w:rsidR="00F0404D">
        <w:rPr>
          <w:rFonts w:eastAsia="Arial" w:cs="Arial"/>
        </w:rPr>
        <w:fldChar w:fldCharType="separate"/>
      </w:r>
      <w:r w:rsidR="00882151" w:rsidRPr="00882151">
        <w:rPr>
          <w:rFonts w:cs="Arial"/>
          <w:vertAlign w:val="superscript"/>
        </w:rPr>
        <w:t>38</w:t>
      </w:r>
      <w:r w:rsidR="00F0404D">
        <w:rPr>
          <w:rFonts w:eastAsia="Arial" w:cs="Arial"/>
        </w:rPr>
        <w:fldChar w:fldCharType="end"/>
      </w:r>
      <w:r w:rsidRPr="008231D4">
        <w:rPr>
          <w:rFonts w:eastAsia="Arial" w:cs="Arial"/>
        </w:rPr>
        <w:t xml:space="preserve"> and the </w:t>
      </w:r>
      <w:proofErr w:type="spellStart"/>
      <w:r w:rsidRPr="008231D4">
        <w:rPr>
          <w:rFonts w:eastAsia="Arial" w:cs="Arial"/>
        </w:rPr>
        <w:t>SpectraTune</w:t>
      </w:r>
      <w:proofErr w:type="spellEnd"/>
      <w:r w:rsidRPr="008231D4">
        <w:rPr>
          <w:rFonts w:eastAsia="Arial" w:cs="Arial"/>
        </w:rPr>
        <w:t xml:space="preserve"> Lab light source. Custom scripts were written for interfacing with the IR camera and EMG system. The latter collects timestamped data, which allows to synchronise the data stream with the pupillometry data (for more </w:t>
      </w:r>
      <w:r w:rsidR="005542B8" w:rsidRPr="008231D4">
        <w:rPr>
          <w:rFonts w:eastAsia="Arial" w:cs="Arial"/>
        </w:rPr>
        <w:t>information</w:t>
      </w:r>
      <w:r w:rsidRPr="008231D4">
        <w:rPr>
          <w:rFonts w:eastAsia="Arial" w:cs="Arial"/>
        </w:rPr>
        <w:t xml:space="preserve"> see </w:t>
      </w:r>
      <w:r w:rsidR="00B64F4F">
        <w:rPr>
          <w:rFonts w:eastAsia="Arial" w:cs="Arial"/>
        </w:rPr>
        <w:fldChar w:fldCharType="begin"/>
      </w:r>
      <w:r w:rsidR="00B64F4F">
        <w:rPr>
          <w:rFonts w:eastAsia="Arial" w:cs="Arial"/>
        </w:rPr>
        <w:instrText xml:space="preserve"> REF _Ref220679648 \h </w:instrText>
      </w:r>
      <w:r w:rsidR="00B64F4F">
        <w:rPr>
          <w:rFonts w:eastAsia="Arial" w:cs="Arial"/>
        </w:rPr>
      </w:r>
      <w:r w:rsidR="00B64F4F">
        <w:rPr>
          <w:rFonts w:eastAsia="Arial" w:cs="Arial"/>
        </w:rPr>
        <w:fldChar w:fldCharType="separate"/>
      </w:r>
      <w:r w:rsidR="00B64F4F" w:rsidRPr="008231D4">
        <w:rPr>
          <w:rFonts w:eastAsia="Arial" w:cs="Arial"/>
          <w:i/>
          <w:iCs/>
        </w:rPr>
        <w:t>Analysis plan</w:t>
      </w:r>
      <w:r w:rsidR="00B64F4F">
        <w:rPr>
          <w:rFonts w:eastAsia="Arial" w:cs="Arial"/>
        </w:rPr>
        <w:fldChar w:fldCharType="end"/>
      </w:r>
      <w:r w:rsidRPr="00B64F4F">
        <w:rPr>
          <w:rFonts w:eastAsia="Arial" w:cs="Arial"/>
        </w:rPr>
        <w:t xml:space="preserve"> section</w:t>
      </w:r>
      <w:r w:rsidRPr="008231D4">
        <w:rPr>
          <w:rFonts w:eastAsia="Arial" w:cs="Arial"/>
        </w:rPr>
        <w:t>).</w:t>
      </w:r>
    </w:p>
    <w:p w14:paraId="4F8F4E41" w14:textId="77777777" w:rsidR="00995ED5" w:rsidRPr="008231D4" w:rsidRDefault="00995ED5" w:rsidP="36157BFC">
      <w:pPr>
        <w:jc w:val="both"/>
        <w:rPr>
          <w:rStyle w:val="SubtleEmphasis"/>
          <w:rFonts w:eastAsia="Arial" w:cs="Arial"/>
          <w:i w:val="0"/>
          <w:iCs w:val="0"/>
          <w:color w:val="auto"/>
        </w:rPr>
      </w:pPr>
    </w:p>
    <w:p w14:paraId="62D052BA" w14:textId="6E7FA95F" w:rsidR="5F2A6F13" w:rsidRPr="00056C51" w:rsidRDefault="5F2A6F13" w:rsidP="00FB48DA">
      <w:pPr>
        <w:pStyle w:val="Heading2"/>
      </w:pPr>
      <w:bookmarkStart w:id="421" w:name="_Ref220680791"/>
      <w:bookmarkStart w:id="422" w:name="_Ref220931813"/>
      <w:commentRangeStart w:id="423"/>
      <w:commentRangeStart w:id="424"/>
      <w:r w:rsidRPr="00056C51">
        <w:t>Sampling plan</w:t>
      </w:r>
      <w:bookmarkEnd w:id="421"/>
      <w:bookmarkEnd w:id="422"/>
      <w:commentRangeEnd w:id="423"/>
      <w:r w:rsidR="00EB0CA7" w:rsidRPr="00056C51">
        <w:rPr>
          <w:rStyle w:val="CommentReference"/>
          <w:sz w:val="32"/>
          <w:szCs w:val="32"/>
        </w:rPr>
        <w:commentReference w:id="423"/>
      </w:r>
      <w:commentRangeEnd w:id="424"/>
      <w:r w:rsidRPr="00056C51">
        <w:rPr>
          <w:rStyle w:val="CommentReference"/>
          <w:sz w:val="32"/>
          <w:szCs w:val="32"/>
        </w:rPr>
        <w:commentReference w:id="424"/>
      </w:r>
    </w:p>
    <w:p w14:paraId="731C39D6" w14:textId="77777777" w:rsidR="009C241F" w:rsidRDefault="009C241F" w:rsidP="009C241F"/>
    <w:p w14:paraId="1B904025" w14:textId="372E9AB1" w:rsidR="009C241F" w:rsidRPr="00056C51" w:rsidRDefault="009C241F" w:rsidP="00FB48DA">
      <w:pPr>
        <w:pStyle w:val="Heading3"/>
      </w:pPr>
      <w:r w:rsidRPr="00056C51">
        <w:t>Recruitment and screening</w:t>
      </w:r>
    </w:p>
    <w:p w14:paraId="3988C546" w14:textId="1477E5D5" w:rsidR="36157BFC" w:rsidRPr="008231D4" w:rsidRDefault="36157BFC" w:rsidP="36157BFC">
      <w:pPr>
        <w:jc w:val="both"/>
        <w:rPr>
          <w:rFonts w:eastAsia="Arial" w:cs="Arial"/>
        </w:rPr>
      </w:pPr>
    </w:p>
    <w:p w14:paraId="18754ABF" w14:textId="7963A6E1" w:rsidR="00566022" w:rsidRPr="008231D4" w:rsidRDefault="009C3D6E" w:rsidP="36157BFC">
      <w:pPr>
        <w:jc w:val="both"/>
        <w:rPr>
          <w:rFonts w:eastAsia="Arial" w:cs="Arial"/>
        </w:rPr>
      </w:pPr>
      <w:r w:rsidRPr="008231D4">
        <w:rPr>
          <w:rFonts w:eastAsia="Arial" w:cs="Arial"/>
        </w:rPr>
        <w:t xml:space="preserve">This study opts for a fixed-N design – </w:t>
      </w:r>
      <w:r w:rsidR="00762C6B" w:rsidRPr="008231D4">
        <w:rPr>
          <w:rFonts w:eastAsia="Arial" w:cs="Arial"/>
        </w:rPr>
        <w:t xml:space="preserve">recruitment will be run until </w:t>
      </w:r>
      <w:r w:rsidR="00566022" w:rsidRPr="008231D4">
        <w:rPr>
          <w:rFonts w:eastAsia="Arial" w:cs="Arial"/>
        </w:rPr>
        <w:t xml:space="preserve">20 healthy adults </w:t>
      </w:r>
      <w:r w:rsidR="00762C6B" w:rsidRPr="008231D4">
        <w:rPr>
          <w:rFonts w:eastAsia="Arial" w:cs="Arial"/>
        </w:rPr>
        <w:t xml:space="preserve">have successfully </w:t>
      </w:r>
      <w:r w:rsidR="00490E45" w:rsidRPr="008231D4">
        <w:rPr>
          <w:rFonts w:eastAsia="Arial" w:cs="Arial"/>
        </w:rPr>
        <w:t>completed the entire study</w:t>
      </w:r>
      <w:r w:rsidR="00566022" w:rsidRPr="008231D4">
        <w:rPr>
          <w:rFonts w:eastAsia="Arial" w:cs="Arial"/>
        </w:rPr>
        <w:t xml:space="preserve">, </w:t>
      </w:r>
      <w:r w:rsidR="009A2224" w:rsidRPr="008231D4">
        <w:rPr>
          <w:rFonts w:eastAsia="Arial" w:cs="Arial"/>
        </w:rPr>
        <w:t>aiming for a</w:t>
      </w:r>
      <w:commentRangeStart w:id="425"/>
      <w:commentRangeStart w:id="426"/>
      <w:r w:rsidR="00651C37" w:rsidRPr="008231D4">
        <w:rPr>
          <w:rFonts w:eastAsia="Arial" w:cs="Arial"/>
        </w:rPr>
        <w:t xml:space="preserve"> </w:t>
      </w:r>
      <w:r w:rsidR="00566022" w:rsidRPr="008231D4">
        <w:rPr>
          <w:rFonts w:eastAsia="Arial" w:cs="Arial"/>
        </w:rPr>
        <w:t>balance</w:t>
      </w:r>
      <w:r w:rsidR="00651C37" w:rsidRPr="008231D4">
        <w:rPr>
          <w:rFonts w:eastAsia="Arial" w:cs="Arial"/>
        </w:rPr>
        <w:t>d distribution</w:t>
      </w:r>
      <w:r w:rsidR="00566022" w:rsidRPr="008231D4">
        <w:rPr>
          <w:rFonts w:eastAsia="Arial" w:cs="Arial"/>
        </w:rPr>
        <w:t xml:space="preserve"> of female and male </w:t>
      </w:r>
      <w:r w:rsidR="00BC5BB9" w:rsidRPr="008231D4">
        <w:rPr>
          <w:rFonts w:eastAsia="Arial" w:cs="Arial"/>
        </w:rPr>
        <w:t xml:space="preserve">biological </w:t>
      </w:r>
      <w:r w:rsidR="00566022" w:rsidRPr="008231D4">
        <w:rPr>
          <w:rFonts w:eastAsia="Arial" w:cs="Arial"/>
        </w:rPr>
        <w:t>sexes</w:t>
      </w:r>
      <w:r w:rsidR="009A2224" w:rsidRPr="008231D4">
        <w:rPr>
          <w:rFonts w:eastAsia="Arial" w:cs="Arial"/>
        </w:rPr>
        <w:t xml:space="preserve">. </w:t>
      </w:r>
      <w:r w:rsidR="0061166D" w:rsidRPr="008231D4">
        <w:rPr>
          <w:rFonts w:eastAsia="Arial" w:cs="Arial"/>
        </w:rPr>
        <w:t>Still, s</w:t>
      </w:r>
      <w:r w:rsidR="00651C37" w:rsidRPr="008231D4">
        <w:rPr>
          <w:rFonts w:eastAsia="Arial" w:cs="Arial"/>
        </w:rPr>
        <w:t xml:space="preserve">hould </w:t>
      </w:r>
      <w:r w:rsidR="00725D16">
        <w:rPr>
          <w:rFonts w:eastAsia="Arial" w:cs="Arial"/>
        </w:rPr>
        <w:t>N</w:t>
      </w:r>
      <w:r w:rsidR="00651C37" w:rsidRPr="008231D4">
        <w:rPr>
          <w:rFonts w:eastAsia="Arial" w:cs="Arial"/>
        </w:rPr>
        <w:t>=10 be reached for one of the two sexes</w:t>
      </w:r>
      <w:r w:rsidR="009A2224" w:rsidRPr="008231D4">
        <w:rPr>
          <w:rFonts w:eastAsia="Arial" w:cs="Arial"/>
        </w:rPr>
        <w:t xml:space="preserve">, </w:t>
      </w:r>
      <w:r w:rsidR="0061166D" w:rsidRPr="008231D4">
        <w:rPr>
          <w:rFonts w:eastAsia="Arial" w:cs="Arial"/>
        </w:rPr>
        <w:t>participants will not be excluded from participating</w:t>
      </w:r>
      <w:r w:rsidR="00566022" w:rsidRPr="008231D4">
        <w:rPr>
          <w:rFonts w:eastAsia="Arial" w:cs="Arial"/>
        </w:rPr>
        <w:t>.</w:t>
      </w:r>
      <w:commentRangeEnd w:id="425"/>
      <w:r w:rsidR="009E40A4" w:rsidRPr="008231D4">
        <w:rPr>
          <w:rStyle w:val="CommentReference"/>
          <w:rFonts w:eastAsia="Arial" w:cs="Arial"/>
          <w:sz w:val="24"/>
          <w:szCs w:val="24"/>
        </w:rPr>
        <w:commentReference w:id="425"/>
      </w:r>
      <w:commentRangeEnd w:id="426"/>
      <w:r w:rsidRPr="008231D4">
        <w:rPr>
          <w:rStyle w:val="CommentReference"/>
          <w:rFonts w:eastAsia="Arial" w:cs="Arial"/>
          <w:sz w:val="24"/>
          <w:szCs w:val="24"/>
        </w:rPr>
        <w:commentReference w:id="426"/>
      </w:r>
      <w:r w:rsidR="009534E5" w:rsidRPr="008231D4">
        <w:rPr>
          <w:rFonts w:eastAsia="Arial" w:cs="Arial"/>
        </w:rPr>
        <w:t xml:space="preserve"> </w:t>
      </w:r>
      <w:r w:rsidR="00490E45" w:rsidRPr="008231D4">
        <w:rPr>
          <w:rFonts w:eastAsia="Arial" w:cs="Arial"/>
        </w:rPr>
        <w:t xml:space="preserve">In the case subjects show very low data quality and need to be excluded based on the </w:t>
      </w:r>
      <w:r w:rsidR="00886180" w:rsidRPr="008231D4">
        <w:rPr>
          <w:rFonts w:eastAsia="Arial" w:cs="Arial"/>
        </w:rPr>
        <w:t xml:space="preserve">criteria laid down in the </w:t>
      </w:r>
      <w:r w:rsidR="00BC6336">
        <w:fldChar w:fldCharType="begin"/>
      </w:r>
      <w:r w:rsidR="00BC6336">
        <w:rPr>
          <w:rFonts w:eastAsia="Arial" w:cs="Arial"/>
        </w:rPr>
        <w:instrText xml:space="preserve"> REF _Ref220679648 \h </w:instrText>
      </w:r>
      <w:r w:rsidR="00BC6336">
        <w:fldChar w:fldCharType="separate"/>
      </w:r>
      <w:r w:rsidR="00BC6336" w:rsidRPr="008231D4">
        <w:rPr>
          <w:rFonts w:eastAsia="Arial" w:cs="Arial"/>
          <w:i/>
          <w:iCs/>
        </w:rPr>
        <w:t>Analysis plan</w:t>
      </w:r>
      <w:r w:rsidR="00BC6336">
        <w:fldChar w:fldCharType="end"/>
      </w:r>
      <w:r w:rsidR="00BC6336">
        <w:t xml:space="preserve"> </w:t>
      </w:r>
      <w:r w:rsidR="00886180" w:rsidRPr="008231D4">
        <w:rPr>
          <w:rFonts w:eastAsia="Arial" w:cs="Arial"/>
        </w:rPr>
        <w:t xml:space="preserve">section, new subjects will be recruited as a </w:t>
      </w:r>
      <w:r w:rsidR="00C0640C" w:rsidRPr="008231D4">
        <w:rPr>
          <w:rFonts w:eastAsia="Arial" w:cs="Arial"/>
        </w:rPr>
        <w:t>replacement.</w:t>
      </w:r>
    </w:p>
    <w:p w14:paraId="5D667593" w14:textId="7113002D" w:rsidR="00995ED5" w:rsidRPr="008231D4" w:rsidRDefault="00515FFD" w:rsidP="36157BFC">
      <w:pPr>
        <w:jc w:val="both"/>
        <w:rPr>
          <w:rFonts w:eastAsia="Arial" w:cs="Arial"/>
        </w:rPr>
      </w:pPr>
      <w:r w:rsidRPr="1294D25F">
        <w:rPr>
          <w:rFonts w:eastAsia="Arial" w:cs="Arial"/>
        </w:rPr>
        <w:t xml:space="preserve">Recruitment </w:t>
      </w:r>
      <w:r w:rsidR="00D81652" w:rsidRPr="1294D25F">
        <w:rPr>
          <w:rFonts w:eastAsia="Arial" w:cs="Arial"/>
        </w:rPr>
        <w:t xml:space="preserve">will follow multiple strategies, including advertising </w:t>
      </w:r>
      <w:r w:rsidR="00597411" w:rsidRPr="1294D25F">
        <w:rPr>
          <w:rFonts w:eastAsia="Arial" w:cs="Arial"/>
        </w:rPr>
        <w:t>the study using</w:t>
      </w:r>
      <w:r w:rsidR="0009480D" w:rsidRPr="1294D25F">
        <w:rPr>
          <w:rFonts w:eastAsia="Arial" w:cs="Arial"/>
        </w:rPr>
        <w:t xml:space="preserve"> flyers and</w:t>
      </w:r>
      <w:r w:rsidR="00597411" w:rsidRPr="1294D25F">
        <w:rPr>
          <w:rFonts w:eastAsia="Arial" w:cs="Arial"/>
        </w:rPr>
        <w:t xml:space="preserve"> posters displayed in authorised public places</w:t>
      </w:r>
      <w:r w:rsidR="0009480D" w:rsidRPr="1294D25F">
        <w:rPr>
          <w:rFonts w:eastAsia="Arial" w:cs="Arial"/>
        </w:rPr>
        <w:t xml:space="preserve"> and on social media, </w:t>
      </w:r>
      <w:r w:rsidR="00487D73" w:rsidRPr="1294D25F">
        <w:rPr>
          <w:rFonts w:eastAsia="Arial" w:cs="Arial"/>
        </w:rPr>
        <w:t xml:space="preserve">using </w:t>
      </w:r>
      <w:r w:rsidR="0009480D" w:rsidRPr="1294D25F">
        <w:rPr>
          <w:rFonts w:eastAsia="Arial" w:cs="Arial"/>
        </w:rPr>
        <w:t>email lists</w:t>
      </w:r>
      <w:r w:rsidR="00995ED5" w:rsidRPr="1294D25F">
        <w:rPr>
          <w:rFonts w:eastAsia="Arial" w:cs="Arial"/>
        </w:rPr>
        <w:t xml:space="preserve"> and</w:t>
      </w:r>
      <w:r w:rsidR="0009480D" w:rsidRPr="1294D25F">
        <w:rPr>
          <w:rFonts w:eastAsia="Arial" w:cs="Arial"/>
        </w:rPr>
        <w:t xml:space="preserve"> word-of-mouth</w:t>
      </w:r>
      <w:r w:rsidR="00995ED5" w:rsidRPr="1294D25F">
        <w:rPr>
          <w:rFonts w:eastAsia="Arial" w:cs="Arial"/>
        </w:rPr>
        <w:t>.</w:t>
      </w:r>
    </w:p>
    <w:p w14:paraId="44C7DE1B" w14:textId="3FA4198D" w:rsidR="002D7C52" w:rsidRPr="008231D4" w:rsidRDefault="00935666" w:rsidP="36157BFC">
      <w:pPr>
        <w:jc w:val="both"/>
        <w:rPr>
          <w:rFonts w:eastAsia="Arial" w:cs="Arial"/>
        </w:rPr>
      </w:pPr>
      <w:r w:rsidRPr="008231D4">
        <w:rPr>
          <w:rFonts w:eastAsia="Arial" w:cs="Arial"/>
        </w:rPr>
        <w:t>P</w:t>
      </w:r>
      <w:r w:rsidR="002D7C52" w:rsidRPr="008231D4">
        <w:rPr>
          <w:rFonts w:eastAsia="Arial" w:cs="Arial"/>
        </w:rPr>
        <w:t xml:space="preserve">articipants </w:t>
      </w:r>
      <w:r w:rsidRPr="008231D4">
        <w:rPr>
          <w:rFonts w:eastAsia="Arial" w:cs="Arial"/>
        </w:rPr>
        <w:t xml:space="preserve">will have the choice to conduct the study in either German or English, </w:t>
      </w:r>
      <w:r w:rsidR="00051B89" w:rsidRPr="008231D4">
        <w:rPr>
          <w:rFonts w:eastAsia="Arial" w:cs="Arial"/>
        </w:rPr>
        <w:t xml:space="preserve">depending on their preference. </w:t>
      </w:r>
      <w:r w:rsidR="00FE45F7" w:rsidRPr="008231D4">
        <w:rPr>
          <w:rFonts w:eastAsia="Arial" w:cs="Arial"/>
        </w:rPr>
        <w:t>Participant-facing materials will be made available in both languages.</w:t>
      </w:r>
    </w:p>
    <w:p w14:paraId="1A5AC7CA" w14:textId="7A282DE2" w:rsidR="00FE45F7" w:rsidRPr="008231D4" w:rsidRDefault="00FE45F7" w:rsidP="00FE45F7">
      <w:pPr>
        <w:jc w:val="both"/>
        <w:rPr>
          <w:rFonts w:eastAsia="Arial" w:cs="Arial"/>
        </w:rPr>
      </w:pPr>
      <w:r w:rsidRPr="008231D4">
        <w:rPr>
          <w:rFonts w:eastAsia="Arial" w:cs="Arial"/>
        </w:rPr>
        <w:t>Participants will be given the opportunity to ask any questions before providing written consent to participate in the study.</w:t>
      </w:r>
    </w:p>
    <w:p w14:paraId="021FF0B4" w14:textId="77777777" w:rsidR="004B7EE4" w:rsidRPr="008231D4" w:rsidRDefault="004B7EE4" w:rsidP="00FE45F7">
      <w:pPr>
        <w:jc w:val="both"/>
        <w:rPr>
          <w:rFonts w:eastAsia="Arial" w:cs="Arial"/>
        </w:rPr>
      </w:pPr>
    </w:p>
    <w:p w14:paraId="3ABD392D" w14:textId="45255EF1" w:rsidR="004B7EE4" w:rsidRPr="005533F1" w:rsidRDefault="004B7EE4" w:rsidP="005533F1">
      <w:pPr>
        <w:pStyle w:val="Caption"/>
      </w:pPr>
      <w:r w:rsidRPr="005533F1">
        <w:t xml:space="preserve">Table </w:t>
      </w:r>
      <w:r w:rsidRPr="005533F1">
        <w:fldChar w:fldCharType="begin"/>
      </w:r>
      <w:r w:rsidRPr="005533F1">
        <w:instrText xml:space="preserve"> SEQ Table \* ARABIC </w:instrText>
      </w:r>
      <w:r w:rsidRPr="005533F1">
        <w:fldChar w:fldCharType="separate"/>
      </w:r>
      <w:r w:rsidR="005F2991" w:rsidRPr="005533F1">
        <w:t>4</w:t>
      </w:r>
      <w:r w:rsidRPr="005533F1">
        <w:fldChar w:fldCharType="end"/>
      </w:r>
      <w:r w:rsidRPr="005533F1">
        <w:t>. Inclusion criteria</w:t>
      </w:r>
      <w:r w:rsidR="005533F1" w:rsidRPr="005533F1">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8"/>
        <w:gridCol w:w="4522"/>
        <w:gridCol w:w="2650"/>
      </w:tblGrid>
      <w:tr w:rsidR="36157BFC" w:rsidRPr="002801C4" w14:paraId="336A59ED" w14:textId="77777777" w:rsidTr="003438F9">
        <w:trPr>
          <w:trHeight w:val="397"/>
          <w:jc w:val="center"/>
        </w:trPr>
        <w:tc>
          <w:tcPr>
            <w:tcW w:w="1165" w:type="pct"/>
            <w:vAlign w:val="center"/>
          </w:tcPr>
          <w:p w14:paraId="0D4871DB" w14:textId="3E0B6A24"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Domain</w:t>
            </w:r>
          </w:p>
        </w:tc>
        <w:tc>
          <w:tcPr>
            <w:tcW w:w="2418" w:type="pct"/>
            <w:vAlign w:val="center"/>
          </w:tcPr>
          <w:p w14:paraId="78F35EAB" w14:textId="2C44967F"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Criterion</w:t>
            </w:r>
          </w:p>
        </w:tc>
        <w:tc>
          <w:tcPr>
            <w:tcW w:w="1417" w:type="pct"/>
            <w:vAlign w:val="center"/>
          </w:tcPr>
          <w:p w14:paraId="40630070" w14:textId="0CB5D5BB" w:rsidR="36157BFC" w:rsidRPr="008902B8" w:rsidRDefault="36157BFC" w:rsidP="00E32404">
            <w:pPr>
              <w:spacing w:line="276" w:lineRule="auto"/>
              <w:jc w:val="center"/>
              <w:rPr>
                <w:rFonts w:eastAsia="Arial" w:cs="Arial"/>
                <w:sz w:val="18"/>
                <w:szCs w:val="18"/>
              </w:rPr>
            </w:pPr>
            <w:r w:rsidRPr="008902B8">
              <w:rPr>
                <w:rFonts w:eastAsia="Arial" w:cs="Arial"/>
                <w:b/>
                <w:bCs/>
                <w:sz w:val="18"/>
                <w:szCs w:val="18"/>
              </w:rPr>
              <w:t>Assessment method</w:t>
            </w:r>
          </w:p>
        </w:tc>
      </w:tr>
      <w:tr w:rsidR="36157BFC" w:rsidRPr="002801C4" w14:paraId="60C3DBE8" w14:textId="77777777" w:rsidTr="003438F9">
        <w:trPr>
          <w:trHeight w:val="397"/>
          <w:jc w:val="center"/>
        </w:trPr>
        <w:tc>
          <w:tcPr>
            <w:tcW w:w="1165" w:type="pct"/>
            <w:vAlign w:val="center"/>
          </w:tcPr>
          <w:p w14:paraId="2C6BD497" w14:textId="60CAEC41" w:rsidR="36157BFC" w:rsidRPr="008902B8" w:rsidRDefault="36157BFC" w:rsidP="00E32404">
            <w:pPr>
              <w:spacing w:line="276" w:lineRule="auto"/>
              <w:rPr>
                <w:rFonts w:eastAsia="Arial" w:cs="Arial"/>
                <w:sz w:val="18"/>
                <w:szCs w:val="18"/>
              </w:rPr>
            </w:pPr>
            <w:r w:rsidRPr="008902B8">
              <w:rPr>
                <w:rFonts w:eastAsia="Arial" w:cs="Arial"/>
                <w:sz w:val="18"/>
                <w:szCs w:val="18"/>
              </w:rPr>
              <w:t>Age</w:t>
            </w:r>
          </w:p>
        </w:tc>
        <w:tc>
          <w:tcPr>
            <w:tcW w:w="2418" w:type="pct"/>
            <w:vAlign w:val="center"/>
          </w:tcPr>
          <w:p w14:paraId="3503E963" w14:textId="6C895C14" w:rsidR="36157BFC" w:rsidRPr="008902B8" w:rsidRDefault="36157BFC" w:rsidP="00E32404">
            <w:pPr>
              <w:spacing w:line="276" w:lineRule="auto"/>
              <w:rPr>
                <w:rFonts w:eastAsia="Arial" w:cs="Arial"/>
                <w:sz w:val="18"/>
                <w:szCs w:val="18"/>
              </w:rPr>
            </w:pPr>
            <w:r w:rsidRPr="008902B8">
              <w:rPr>
                <w:rFonts w:eastAsia="Arial" w:cs="Arial"/>
                <w:sz w:val="18"/>
                <w:szCs w:val="18"/>
              </w:rPr>
              <w:t>≥18, ≤35 years of age</w:t>
            </w:r>
          </w:p>
        </w:tc>
        <w:tc>
          <w:tcPr>
            <w:tcW w:w="1417" w:type="pct"/>
            <w:vAlign w:val="center"/>
          </w:tcPr>
          <w:p w14:paraId="54B072CC" w14:textId="0B4B6741"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36F0BD98" w14:textId="77777777" w:rsidTr="003438F9">
        <w:trPr>
          <w:trHeight w:val="397"/>
          <w:jc w:val="center"/>
        </w:trPr>
        <w:tc>
          <w:tcPr>
            <w:tcW w:w="1165" w:type="pct"/>
            <w:vAlign w:val="center"/>
          </w:tcPr>
          <w:p w14:paraId="41A95E3C" w14:textId="6367DD93" w:rsidR="36157BFC" w:rsidRPr="00D01018" w:rsidRDefault="36157BFC" w:rsidP="00E32404">
            <w:pPr>
              <w:spacing w:line="276" w:lineRule="auto"/>
              <w:rPr>
                <w:rFonts w:eastAsia="Arial" w:cs="Arial"/>
                <w:sz w:val="18"/>
                <w:szCs w:val="18"/>
              </w:rPr>
            </w:pPr>
            <w:r w:rsidRPr="00D01018">
              <w:rPr>
                <w:rFonts w:eastAsia="Arial" w:cs="Arial"/>
                <w:sz w:val="18"/>
                <w:szCs w:val="18"/>
              </w:rPr>
              <w:t>Physical health</w:t>
            </w:r>
          </w:p>
        </w:tc>
        <w:tc>
          <w:tcPr>
            <w:tcW w:w="2418" w:type="pct"/>
            <w:vAlign w:val="center"/>
          </w:tcPr>
          <w:p w14:paraId="42BFE0C2" w14:textId="3CE3632B" w:rsidR="36157BFC" w:rsidRPr="00D01018" w:rsidRDefault="36157BFC" w:rsidP="00E32404">
            <w:pPr>
              <w:spacing w:line="276" w:lineRule="auto"/>
              <w:rPr>
                <w:rFonts w:eastAsia="Arial" w:cs="Arial"/>
                <w:sz w:val="18"/>
                <w:szCs w:val="18"/>
              </w:rPr>
            </w:pPr>
            <w:r w:rsidRPr="00D01018">
              <w:rPr>
                <w:rFonts w:eastAsia="Arial" w:cs="Arial"/>
                <w:sz w:val="18"/>
                <w:szCs w:val="18"/>
              </w:rPr>
              <w:t>Good physical health</w:t>
            </w:r>
          </w:p>
        </w:tc>
        <w:tc>
          <w:tcPr>
            <w:tcW w:w="1417" w:type="pct"/>
            <w:vAlign w:val="center"/>
          </w:tcPr>
          <w:p w14:paraId="2FEBD8C0" w14:textId="268FCAF9"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432E755D" w14:textId="77777777" w:rsidTr="003438F9">
        <w:trPr>
          <w:trHeight w:val="397"/>
          <w:jc w:val="center"/>
        </w:trPr>
        <w:tc>
          <w:tcPr>
            <w:tcW w:w="1165" w:type="pct"/>
            <w:vAlign w:val="center"/>
          </w:tcPr>
          <w:p w14:paraId="366BC38E" w14:textId="109527C5" w:rsidR="36157BFC" w:rsidRPr="008902B8" w:rsidRDefault="36157BFC" w:rsidP="00E32404">
            <w:pPr>
              <w:spacing w:line="276" w:lineRule="auto"/>
              <w:rPr>
                <w:rFonts w:eastAsia="Arial" w:cs="Arial"/>
                <w:sz w:val="18"/>
                <w:szCs w:val="18"/>
              </w:rPr>
            </w:pPr>
            <w:r w:rsidRPr="008902B8">
              <w:rPr>
                <w:rFonts w:eastAsia="Arial" w:cs="Arial"/>
                <w:sz w:val="18"/>
                <w:szCs w:val="18"/>
              </w:rPr>
              <w:t>Mental health</w:t>
            </w:r>
          </w:p>
        </w:tc>
        <w:tc>
          <w:tcPr>
            <w:tcW w:w="2418" w:type="pct"/>
            <w:vAlign w:val="center"/>
          </w:tcPr>
          <w:p w14:paraId="49404F18" w14:textId="0875A3F6" w:rsidR="36157BFC" w:rsidRPr="008902B8" w:rsidRDefault="36157BFC" w:rsidP="00E32404">
            <w:pPr>
              <w:spacing w:line="276" w:lineRule="auto"/>
              <w:rPr>
                <w:rFonts w:eastAsia="Arial" w:cs="Arial"/>
                <w:sz w:val="18"/>
                <w:szCs w:val="18"/>
              </w:rPr>
            </w:pPr>
            <w:r w:rsidRPr="008902B8">
              <w:rPr>
                <w:rFonts w:eastAsia="Arial" w:cs="Arial"/>
                <w:sz w:val="18"/>
                <w:szCs w:val="18"/>
              </w:rPr>
              <w:t>Good mental health</w:t>
            </w:r>
          </w:p>
        </w:tc>
        <w:tc>
          <w:tcPr>
            <w:tcW w:w="1417" w:type="pct"/>
            <w:vAlign w:val="center"/>
          </w:tcPr>
          <w:p w14:paraId="1CEB4916" w14:textId="04E83138"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5AF6F052" w14:textId="77777777" w:rsidTr="003438F9">
        <w:trPr>
          <w:trHeight w:val="397"/>
          <w:jc w:val="center"/>
        </w:trPr>
        <w:tc>
          <w:tcPr>
            <w:tcW w:w="1165" w:type="pct"/>
            <w:vAlign w:val="center"/>
          </w:tcPr>
          <w:p w14:paraId="39EA1644" w14:textId="281B1A1C" w:rsidR="36157BFC" w:rsidRPr="008902B8" w:rsidRDefault="36157BFC" w:rsidP="00E32404">
            <w:pPr>
              <w:spacing w:line="276" w:lineRule="auto"/>
              <w:rPr>
                <w:rFonts w:eastAsia="Arial" w:cs="Arial"/>
                <w:sz w:val="18"/>
                <w:szCs w:val="18"/>
              </w:rPr>
            </w:pPr>
            <w:r w:rsidRPr="008902B8">
              <w:rPr>
                <w:rFonts w:eastAsia="Arial" w:cs="Arial"/>
                <w:sz w:val="18"/>
                <w:szCs w:val="18"/>
              </w:rPr>
              <w:t>Visual acuity</w:t>
            </w:r>
          </w:p>
        </w:tc>
        <w:tc>
          <w:tcPr>
            <w:tcW w:w="2418" w:type="pct"/>
            <w:vAlign w:val="center"/>
          </w:tcPr>
          <w:p w14:paraId="11449AE3" w14:textId="6A1E3C1E" w:rsidR="36157BFC" w:rsidRPr="00D01018" w:rsidRDefault="36157BFC" w:rsidP="00E32404">
            <w:pPr>
              <w:spacing w:line="276" w:lineRule="auto"/>
              <w:rPr>
                <w:rFonts w:eastAsia="Arial" w:cs="Arial"/>
                <w:sz w:val="18"/>
                <w:szCs w:val="18"/>
              </w:rPr>
            </w:pPr>
            <w:r w:rsidRPr="008902B8">
              <w:rPr>
                <w:rFonts w:eastAsia="Arial" w:cs="Arial"/>
                <w:sz w:val="18"/>
                <w:szCs w:val="18"/>
              </w:rPr>
              <w:t>Normal</w:t>
            </w:r>
            <w:del w:id="427" w:author="Lucien Bickerstaff" w:date="2026-02-04T17:20:00Z" w16du:dateUtc="2026-02-04T16:20:00Z">
              <w:r w:rsidRPr="008902B8" w:rsidDel="000E583B">
                <w:rPr>
                  <w:rFonts w:eastAsia="Arial" w:cs="Arial"/>
                  <w:sz w:val="18"/>
                  <w:szCs w:val="18"/>
                </w:rPr>
                <w:delText xml:space="preserve"> or</w:delText>
              </w:r>
            </w:del>
            <w:r w:rsidRPr="008902B8">
              <w:rPr>
                <w:rFonts w:eastAsia="Arial" w:cs="Arial"/>
                <w:sz w:val="18"/>
                <w:szCs w:val="18"/>
              </w:rPr>
              <w:t xml:space="preserve"> </w:t>
            </w:r>
            <w:commentRangeStart w:id="428"/>
            <w:commentRangeStart w:id="429"/>
            <w:commentRangeStart w:id="430"/>
            <w:del w:id="431" w:author="Lucien Bickerstaff" w:date="2026-02-04T17:19:00Z" w16du:dateUtc="2026-02-04T16:19:00Z">
              <w:r w:rsidRPr="008902B8" w:rsidDel="000E583B">
                <w:rPr>
                  <w:rFonts w:eastAsia="Arial" w:cs="Arial"/>
                  <w:sz w:val="18"/>
                  <w:szCs w:val="18"/>
                </w:rPr>
                <w:delText>corrected-to-normal</w:delText>
              </w:r>
            </w:del>
            <w:commentRangeEnd w:id="428"/>
            <w:r w:rsidR="00555FE7" w:rsidRPr="00D01018">
              <w:rPr>
                <w:rStyle w:val="CommentReference"/>
                <w:rFonts w:eastAsia="Arial" w:cs="Arial"/>
                <w:sz w:val="18"/>
                <w:szCs w:val="18"/>
              </w:rPr>
              <w:commentReference w:id="428"/>
            </w:r>
            <w:commentRangeEnd w:id="429"/>
            <w:r w:rsidRPr="00D01018">
              <w:rPr>
                <w:rStyle w:val="CommentReference"/>
                <w:rFonts w:eastAsia="Arial" w:cs="Arial"/>
                <w:sz w:val="18"/>
                <w:szCs w:val="18"/>
              </w:rPr>
              <w:commentReference w:id="429"/>
            </w:r>
            <w:commentRangeEnd w:id="430"/>
            <w:r w:rsidRPr="00D01018">
              <w:rPr>
                <w:rStyle w:val="CommentReference"/>
                <w:rFonts w:eastAsia="Arial" w:cs="Arial"/>
                <w:sz w:val="18"/>
                <w:szCs w:val="18"/>
              </w:rPr>
              <w:commentReference w:id="430"/>
            </w:r>
            <w:del w:id="432" w:author="Lucien Bickerstaff" w:date="2026-02-04T17:20:00Z" w16du:dateUtc="2026-02-04T16:20:00Z">
              <w:r w:rsidRPr="00D01018" w:rsidDel="000E583B">
                <w:rPr>
                  <w:rFonts w:eastAsia="Arial" w:cs="Arial"/>
                  <w:sz w:val="18"/>
                  <w:szCs w:val="18"/>
                </w:rPr>
                <w:delText xml:space="preserve"> </w:delText>
              </w:r>
            </w:del>
            <w:r w:rsidRPr="00D01018">
              <w:rPr>
                <w:rFonts w:eastAsia="Arial" w:cs="Arial"/>
                <w:sz w:val="18"/>
                <w:szCs w:val="18"/>
              </w:rPr>
              <w:t>visual acuity</w:t>
            </w:r>
            <w:ins w:id="433" w:author="Lucien Bickerstaff" w:date="2026-02-05T16:00:00Z" w16du:dateUtc="2026-02-05T15:00:00Z">
              <w:r w:rsidR="00F60B73">
                <w:rPr>
                  <w:rFonts w:eastAsia="Arial" w:cs="Arial"/>
                  <w:sz w:val="18"/>
                  <w:szCs w:val="18"/>
                </w:rPr>
                <w:t xml:space="preserve"> (20/40</w:t>
              </w:r>
            </w:ins>
            <w:ins w:id="434" w:author="Lucien Bickerstaff" w:date="2026-02-05T16:01:00Z" w16du:dateUtc="2026-02-05T15:01:00Z">
              <w:r w:rsidR="00370C52">
                <w:rPr>
                  <w:rFonts w:eastAsia="Arial" w:cs="Arial"/>
                  <w:sz w:val="18"/>
                  <w:szCs w:val="18"/>
                </w:rPr>
                <w:t xml:space="preserve"> or better)</w:t>
              </w:r>
            </w:ins>
          </w:p>
        </w:tc>
        <w:tc>
          <w:tcPr>
            <w:tcW w:w="1417" w:type="pct"/>
            <w:vAlign w:val="center"/>
          </w:tcPr>
          <w:p w14:paraId="4EBB3A0A" w14:textId="14214559" w:rsidR="36157BFC" w:rsidRPr="00D01018" w:rsidRDefault="000A7D6E" w:rsidP="00E32404">
            <w:pPr>
              <w:spacing w:line="276" w:lineRule="auto"/>
              <w:rPr>
                <w:rFonts w:eastAsia="Arial" w:cs="Arial"/>
                <w:sz w:val="18"/>
                <w:szCs w:val="18"/>
              </w:rPr>
            </w:pPr>
            <w:r w:rsidRPr="00D01018">
              <w:rPr>
                <w:rFonts w:eastAsia="Arial" w:cs="Arial"/>
                <w:sz w:val="18"/>
                <w:szCs w:val="18"/>
              </w:rPr>
              <w:t>Landolt C</w:t>
            </w:r>
            <w:r w:rsidR="36157BFC" w:rsidRPr="00D01018">
              <w:rPr>
                <w:rFonts w:eastAsia="Arial" w:cs="Arial"/>
                <w:sz w:val="18"/>
                <w:szCs w:val="18"/>
              </w:rPr>
              <w:t xml:space="preserve"> chart</w:t>
            </w:r>
          </w:p>
        </w:tc>
      </w:tr>
      <w:tr w:rsidR="36157BFC" w:rsidRPr="002801C4" w14:paraId="230E6E15" w14:textId="77777777" w:rsidTr="003438F9">
        <w:trPr>
          <w:trHeight w:val="397"/>
          <w:jc w:val="center"/>
        </w:trPr>
        <w:tc>
          <w:tcPr>
            <w:tcW w:w="1165" w:type="pct"/>
            <w:vAlign w:val="center"/>
          </w:tcPr>
          <w:p w14:paraId="10286EFE" w14:textId="485537F3" w:rsidR="36157BFC" w:rsidRPr="00D01018" w:rsidRDefault="36157BFC" w:rsidP="00E32404">
            <w:pPr>
              <w:spacing w:line="276" w:lineRule="auto"/>
              <w:rPr>
                <w:rFonts w:eastAsia="Arial" w:cs="Arial"/>
                <w:sz w:val="18"/>
                <w:szCs w:val="18"/>
              </w:rPr>
            </w:pPr>
            <w:r w:rsidRPr="00D01018">
              <w:rPr>
                <w:rFonts w:eastAsia="Arial" w:cs="Arial"/>
                <w:sz w:val="18"/>
                <w:szCs w:val="18"/>
              </w:rPr>
              <w:t>Colour vision</w:t>
            </w:r>
          </w:p>
        </w:tc>
        <w:tc>
          <w:tcPr>
            <w:tcW w:w="2418" w:type="pct"/>
            <w:vAlign w:val="center"/>
          </w:tcPr>
          <w:p w14:paraId="3837E391" w14:textId="21BFC984" w:rsidR="36157BFC" w:rsidRPr="00D01018" w:rsidRDefault="36157BFC" w:rsidP="00E32404">
            <w:pPr>
              <w:spacing w:line="276" w:lineRule="auto"/>
              <w:rPr>
                <w:rFonts w:eastAsia="Arial" w:cs="Arial"/>
                <w:sz w:val="18"/>
                <w:szCs w:val="18"/>
              </w:rPr>
            </w:pPr>
            <w:r w:rsidRPr="00D01018">
              <w:rPr>
                <w:rFonts w:eastAsia="Arial" w:cs="Arial"/>
                <w:sz w:val="18"/>
                <w:szCs w:val="18"/>
              </w:rPr>
              <w:t>Normal colour vision</w:t>
            </w:r>
          </w:p>
        </w:tc>
        <w:tc>
          <w:tcPr>
            <w:tcW w:w="1417" w:type="pct"/>
            <w:vAlign w:val="center"/>
          </w:tcPr>
          <w:p w14:paraId="1C92119C" w14:textId="0C13B680" w:rsidR="36157BFC" w:rsidRPr="00D01018" w:rsidRDefault="36157BFC" w:rsidP="00E32404">
            <w:pPr>
              <w:spacing w:line="276" w:lineRule="auto"/>
              <w:rPr>
                <w:rFonts w:eastAsia="Arial" w:cs="Arial"/>
                <w:sz w:val="18"/>
                <w:szCs w:val="18"/>
              </w:rPr>
            </w:pPr>
            <w:r w:rsidRPr="00D01018">
              <w:rPr>
                <w:rFonts w:eastAsia="Arial" w:cs="Arial"/>
                <w:sz w:val="18"/>
                <w:szCs w:val="18"/>
              </w:rPr>
              <w:t>HRR plates</w:t>
            </w:r>
          </w:p>
        </w:tc>
      </w:tr>
    </w:tbl>
    <w:p w14:paraId="28753A76" w14:textId="081FB287" w:rsidR="36157BFC" w:rsidRPr="008231D4" w:rsidRDefault="36157BFC" w:rsidP="36157BFC">
      <w:pPr>
        <w:jc w:val="both"/>
        <w:rPr>
          <w:rFonts w:eastAsia="Arial" w:cs="Arial"/>
        </w:rPr>
      </w:pPr>
    </w:p>
    <w:p w14:paraId="15A43A59" w14:textId="7909A1A6" w:rsidR="004B7EE4" w:rsidRPr="005533F1" w:rsidRDefault="004B7EE4" w:rsidP="005533F1">
      <w:pPr>
        <w:pStyle w:val="Caption"/>
      </w:pPr>
      <w:r w:rsidRPr="005533F1">
        <w:t xml:space="preserve">Table </w:t>
      </w:r>
      <w:r w:rsidRPr="005533F1">
        <w:fldChar w:fldCharType="begin"/>
      </w:r>
      <w:r w:rsidRPr="005533F1">
        <w:instrText xml:space="preserve"> SEQ Table \* ARABIC </w:instrText>
      </w:r>
      <w:r w:rsidRPr="005533F1">
        <w:fldChar w:fldCharType="separate"/>
      </w:r>
      <w:r w:rsidR="005F2991" w:rsidRPr="005533F1">
        <w:t>5</w:t>
      </w:r>
      <w:r w:rsidRPr="005533F1">
        <w:fldChar w:fldCharType="end"/>
      </w:r>
      <w:r w:rsidRPr="005533F1">
        <w:t>. Exclusion criteria</w:t>
      </w:r>
      <w:r w:rsidR="005533F1" w:rsidRPr="005533F1">
        <w:t>.</w:t>
      </w:r>
    </w:p>
    <w:tbl>
      <w:tblPr>
        <w:tblStyle w:val="TableGrid"/>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3"/>
        <w:gridCol w:w="4553"/>
        <w:gridCol w:w="2624"/>
      </w:tblGrid>
      <w:tr w:rsidR="36157BFC" w:rsidRPr="002801C4" w14:paraId="52EEFAE7" w14:textId="77777777" w:rsidTr="003438F9">
        <w:trPr>
          <w:trHeight w:val="397"/>
          <w:jc w:val="center"/>
        </w:trPr>
        <w:tc>
          <w:tcPr>
            <w:tcW w:w="1162" w:type="pct"/>
            <w:tcMar>
              <w:left w:w="105" w:type="dxa"/>
              <w:right w:w="105" w:type="dxa"/>
            </w:tcMar>
            <w:vAlign w:val="center"/>
          </w:tcPr>
          <w:p w14:paraId="4B809ED9" w14:textId="084F5DBC"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Domain</w:t>
            </w:r>
          </w:p>
        </w:tc>
        <w:tc>
          <w:tcPr>
            <w:tcW w:w="2435" w:type="pct"/>
            <w:tcMar>
              <w:left w:w="105" w:type="dxa"/>
              <w:right w:w="105" w:type="dxa"/>
            </w:tcMar>
            <w:vAlign w:val="center"/>
          </w:tcPr>
          <w:p w14:paraId="067E5775" w14:textId="57B74B0C"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Criterion</w:t>
            </w:r>
          </w:p>
        </w:tc>
        <w:tc>
          <w:tcPr>
            <w:tcW w:w="1403" w:type="pct"/>
            <w:tcMar>
              <w:left w:w="105" w:type="dxa"/>
              <w:right w:w="105" w:type="dxa"/>
            </w:tcMar>
            <w:vAlign w:val="center"/>
          </w:tcPr>
          <w:p w14:paraId="4FDBC8B6" w14:textId="06391DF8" w:rsidR="36157BFC" w:rsidRPr="00D01018" w:rsidRDefault="36157BFC" w:rsidP="00E32404">
            <w:pPr>
              <w:spacing w:line="276" w:lineRule="auto"/>
              <w:ind w:left="-20" w:right="-20"/>
              <w:jc w:val="center"/>
              <w:rPr>
                <w:rFonts w:eastAsia="Arial" w:cs="Arial"/>
                <w:sz w:val="18"/>
                <w:szCs w:val="18"/>
              </w:rPr>
            </w:pPr>
            <w:r w:rsidRPr="00D01018">
              <w:rPr>
                <w:rFonts w:eastAsia="Arial" w:cs="Arial"/>
                <w:b/>
                <w:bCs/>
                <w:sz w:val="18"/>
                <w:szCs w:val="18"/>
              </w:rPr>
              <w:t>Assessment method</w:t>
            </w:r>
          </w:p>
        </w:tc>
      </w:tr>
      <w:tr w:rsidR="36157BFC" w:rsidRPr="002801C4" w14:paraId="33387BF2" w14:textId="77777777" w:rsidTr="003438F9">
        <w:trPr>
          <w:trHeight w:val="397"/>
          <w:jc w:val="center"/>
        </w:trPr>
        <w:tc>
          <w:tcPr>
            <w:tcW w:w="1162" w:type="pct"/>
            <w:tcMar>
              <w:left w:w="105" w:type="dxa"/>
              <w:right w:w="105" w:type="dxa"/>
            </w:tcMar>
            <w:vAlign w:val="center"/>
          </w:tcPr>
          <w:p w14:paraId="01294373" w14:textId="187436DF" w:rsidR="36157BFC" w:rsidRPr="008902B8" w:rsidRDefault="36157BFC" w:rsidP="00E32404">
            <w:pPr>
              <w:spacing w:line="276" w:lineRule="auto"/>
              <w:rPr>
                <w:rFonts w:eastAsia="Arial" w:cs="Arial"/>
                <w:sz w:val="18"/>
                <w:szCs w:val="18"/>
              </w:rPr>
            </w:pPr>
            <w:r w:rsidRPr="008902B8">
              <w:rPr>
                <w:rFonts w:eastAsia="Arial" w:cs="Arial"/>
                <w:sz w:val="18"/>
                <w:szCs w:val="18"/>
              </w:rPr>
              <w:t>Medication use</w:t>
            </w:r>
          </w:p>
        </w:tc>
        <w:tc>
          <w:tcPr>
            <w:tcW w:w="2435" w:type="pct"/>
            <w:tcMar>
              <w:left w:w="105" w:type="dxa"/>
              <w:right w:w="105" w:type="dxa"/>
            </w:tcMar>
            <w:vAlign w:val="center"/>
          </w:tcPr>
          <w:p w14:paraId="05AAA997" w14:textId="5A158A51" w:rsidR="36157BFC" w:rsidRPr="008902B8" w:rsidRDefault="36157BFC" w:rsidP="00E32404">
            <w:pPr>
              <w:spacing w:line="276" w:lineRule="auto"/>
              <w:rPr>
                <w:rFonts w:eastAsia="Arial" w:cs="Arial"/>
                <w:sz w:val="18"/>
                <w:szCs w:val="18"/>
              </w:rPr>
            </w:pPr>
            <w:r w:rsidRPr="008902B8">
              <w:rPr>
                <w:rFonts w:eastAsia="Arial" w:cs="Arial"/>
                <w:sz w:val="18"/>
                <w:szCs w:val="18"/>
              </w:rPr>
              <w:t>Any use of medications, including antihistamines</w:t>
            </w:r>
          </w:p>
        </w:tc>
        <w:tc>
          <w:tcPr>
            <w:tcW w:w="1403" w:type="pct"/>
            <w:tcMar>
              <w:left w:w="105" w:type="dxa"/>
              <w:right w:w="105" w:type="dxa"/>
            </w:tcMar>
            <w:vAlign w:val="center"/>
          </w:tcPr>
          <w:p w14:paraId="08A36C09" w14:textId="0B2DB936" w:rsidR="36157BFC" w:rsidRPr="008902B8" w:rsidRDefault="36157BFC" w:rsidP="00E32404">
            <w:pPr>
              <w:spacing w:line="276" w:lineRule="auto"/>
              <w:rPr>
                <w:rFonts w:eastAsia="Arial" w:cs="Arial"/>
                <w:sz w:val="18"/>
                <w:szCs w:val="18"/>
              </w:rPr>
            </w:pPr>
            <w:r w:rsidRPr="008902B8">
              <w:rPr>
                <w:rFonts w:eastAsia="Arial" w:cs="Arial"/>
                <w:sz w:val="18"/>
                <w:szCs w:val="18"/>
              </w:rPr>
              <w:t>Self-report</w:t>
            </w:r>
          </w:p>
        </w:tc>
      </w:tr>
      <w:tr w:rsidR="36157BFC" w:rsidRPr="002801C4" w14:paraId="4D705ABB" w14:textId="77777777" w:rsidTr="003438F9">
        <w:trPr>
          <w:trHeight w:val="397"/>
          <w:jc w:val="center"/>
        </w:trPr>
        <w:tc>
          <w:tcPr>
            <w:tcW w:w="1162" w:type="pct"/>
            <w:tcMar>
              <w:left w:w="105" w:type="dxa"/>
              <w:right w:w="105" w:type="dxa"/>
            </w:tcMar>
            <w:vAlign w:val="center"/>
          </w:tcPr>
          <w:p w14:paraId="0031FB59" w14:textId="7B57296B" w:rsidR="36157BFC" w:rsidRPr="00D01018" w:rsidRDefault="36157BFC" w:rsidP="00E32404">
            <w:pPr>
              <w:spacing w:line="276" w:lineRule="auto"/>
              <w:rPr>
                <w:rFonts w:eastAsia="Arial" w:cs="Arial"/>
                <w:sz w:val="18"/>
                <w:szCs w:val="18"/>
              </w:rPr>
            </w:pPr>
            <w:r w:rsidRPr="00D01018">
              <w:rPr>
                <w:rFonts w:eastAsia="Arial" w:cs="Arial"/>
                <w:sz w:val="18"/>
                <w:szCs w:val="18"/>
              </w:rPr>
              <w:t>Smoking</w:t>
            </w:r>
          </w:p>
        </w:tc>
        <w:tc>
          <w:tcPr>
            <w:tcW w:w="2435" w:type="pct"/>
            <w:tcMar>
              <w:left w:w="105" w:type="dxa"/>
              <w:right w:w="105" w:type="dxa"/>
            </w:tcMar>
            <w:vAlign w:val="center"/>
          </w:tcPr>
          <w:p w14:paraId="3CA683FA" w14:textId="4E8B6687" w:rsidR="36157BFC" w:rsidRPr="00D01018" w:rsidRDefault="36157BFC" w:rsidP="00E32404">
            <w:pPr>
              <w:spacing w:line="276" w:lineRule="auto"/>
              <w:rPr>
                <w:rFonts w:eastAsia="Arial" w:cs="Arial"/>
                <w:sz w:val="18"/>
                <w:szCs w:val="18"/>
              </w:rPr>
            </w:pPr>
            <w:r w:rsidRPr="00D01018">
              <w:rPr>
                <w:rFonts w:eastAsia="Arial" w:cs="Arial"/>
                <w:sz w:val="18"/>
                <w:szCs w:val="18"/>
              </w:rPr>
              <w:t>Habitual smoking</w:t>
            </w:r>
          </w:p>
        </w:tc>
        <w:tc>
          <w:tcPr>
            <w:tcW w:w="1403" w:type="pct"/>
            <w:tcMar>
              <w:left w:w="105" w:type="dxa"/>
              <w:right w:w="105" w:type="dxa"/>
            </w:tcMar>
            <w:vAlign w:val="center"/>
          </w:tcPr>
          <w:p w14:paraId="7B6C2CF6" w14:textId="3A51E933"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02A229FC" w14:textId="77777777" w:rsidTr="003438F9">
        <w:trPr>
          <w:trHeight w:val="397"/>
          <w:jc w:val="center"/>
        </w:trPr>
        <w:tc>
          <w:tcPr>
            <w:tcW w:w="1162" w:type="pct"/>
            <w:tcMar>
              <w:left w:w="105" w:type="dxa"/>
              <w:right w:w="105" w:type="dxa"/>
            </w:tcMar>
            <w:vAlign w:val="center"/>
          </w:tcPr>
          <w:p w14:paraId="68619717" w14:textId="33579AF0" w:rsidR="36157BFC" w:rsidRPr="00D01018" w:rsidRDefault="36157BFC" w:rsidP="00E32404">
            <w:pPr>
              <w:spacing w:line="276" w:lineRule="auto"/>
              <w:rPr>
                <w:rFonts w:eastAsia="Arial" w:cs="Arial"/>
                <w:sz w:val="18"/>
                <w:szCs w:val="18"/>
              </w:rPr>
            </w:pPr>
            <w:r w:rsidRPr="00D01018">
              <w:rPr>
                <w:rFonts w:eastAsia="Arial" w:cs="Arial"/>
                <w:sz w:val="18"/>
                <w:szCs w:val="18"/>
              </w:rPr>
              <w:t>Epilepsy</w:t>
            </w:r>
          </w:p>
        </w:tc>
        <w:tc>
          <w:tcPr>
            <w:tcW w:w="2435" w:type="pct"/>
            <w:tcMar>
              <w:left w:w="105" w:type="dxa"/>
              <w:right w:w="105" w:type="dxa"/>
            </w:tcMar>
            <w:vAlign w:val="center"/>
          </w:tcPr>
          <w:p w14:paraId="28B11C5F" w14:textId="62BB19F0" w:rsidR="36157BFC" w:rsidRPr="00D01018" w:rsidRDefault="36157BFC" w:rsidP="00E32404">
            <w:pPr>
              <w:spacing w:line="276" w:lineRule="auto"/>
              <w:rPr>
                <w:rFonts w:eastAsia="Arial" w:cs="Arial"/>
                <w:sz w:val="18"/>
                <w:szCs w:val="18"/>
              </w:rPr>
            </w:pPr>
            <w:r w:rsidRPr="00D01018">
              <w:rPr>
                <w:rFonts w:eastAsia="Arial" w:cs="Arial"/>
                <w:sz w:val="18"/>
                <w:szCs w:val="18"/>
              </w:rPr>
              <w:t>Diagnosis of epilepsy or family history of epilepsy</w:t>
            </w:r>
          </w:p>
        </w:tc>
        <w:tc>
          <w:tcPr>
            <w:tcW w:w="1403" w:type="pct"/>
            <w:tcMar>
              <w:left w:w="105" w:type="dxa"/>
              <w:right w:w="105" w:type="dxa"/>
            </w:tcMar>
            <w:vAlign w:val="center"/>
          </w:tcPr>
          <w:p w14:paraId="24C04AE0" w14:textId="627A63BC"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14CC5CA2" w14:textId="77777777" w:rsidTr="003438F9">
        <w:trPr>
          <w:trHeight w:val="397"/>
          <w:jc w:val="center"/>
        </w:trPr>
        <w:tc>
          <w:tcPr>
            <w:tcW w:w="1162" w:type="pct"/>
            <w:tcMar>
              <w:left w:w="105" w:type="dxa"/>
              <w:right w:w="105" w:type="dxa"/>
            </w:tcMar>
            <w:vAlign w:val="center"/>
          </w:tcPr>
          <w:p w14:paraId="3526435C" w14:textId="14072411" w:rsidR="36157BFC" w:rsidRPr="00D01018" w:rsidRDefault="36157BFC" w:rsidP="00E32404">
            <w:pPr>
              <w:spacing w:line="276" w:lineRule="auto"/>
              <w:rPr>
                <w:rFonts w:eastAsia="Arial" w:cs="Arial"/>
                <w:sz w:val="18"/>
                <w:szCs w:val="18"/>
              </w:rPr>
            </w:pPr>
            <w:r w:rsidRPr="00D01018">
              <w:rPr>
                <w:rFonts w:eastAsia="Arial" w:cs="Arial"/>
                <w:sz w:val="18"/>
                <w:szCs w:val="18"/>
              </w:rPr>
              <w:t>Migraine</w:t>
            </w:r>
          </w:p>
        </w:tc>
        <w:tc>
          <w:tcPr>
            <w:tcW w:w="2435" w:type="pct"/>
            <w:tcMar>
              <w:left w:w="105" w:type="dxa"/>
              <w:right w:w="105" w:type="dxa"/>
            </w:tcMar>
            <w:vAlign w:val="center"/>
          </w:tcPr>
          <w:p w14:paraId="14833D51" w14:textId="7105B876" w:rsidR="36157BFC" w:rsidRPr="00D01018" w:rsidRDefault="36157BFC" w:rsidP="00E32404">
            <w:pPr>
              <w:spacing w:line="276" w:lineRule="auto"/>
              <w:rPr>
                <w:rFonts w:eastAsia="Arial" w:cs="Arial"/>
                <w:sz w:val="18"/>
                <w:szCs w:val="18"/>
              </w:rPr>
            </w:pPr>
            <w:r w:rsidRPr="00D01018">
              <w:rPr>
                <w:rFonts w:eastAsia="Arial" w:cs="Arial"/>
                <w:sz w:val="18"/>
                <w:szCs w:val="18"/>
              </w:rPr>
              <w:t>Diagnosis of migraine</w:t>
            </w:r>
          </w:p>
        </w:tc>
        <w:tc>
          <w:tcPr>
            <w:tcW w:w="1403" w:type="pct"/>
            <w:tcMar>
              <w:left w:w="105" w:type="dxa"/>
              <w:right w:w="105" w:type="dxa"/>
            </w:tcMar>
            <w:vAlign w:val="center"/>
          </w:tcPr>
          <w:p w14:paraId="193EA7E1" w14:textId="5E4CAF02"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50FAD8E8" w14:textId="77777777" w:rsidTr="003438F9">
        <w:trPr>
          <w:trHeight w:val="397"/>
          <w:jc w:val="center"/>
        </w:trPr>
        <w:tc>
          <w:tcPr>
            <w:tcW w:w="1162" w:type="pct"/>
            <w:tcMar>
              <w:left w:w="105" w:type="dxa"/>
              <w:right w:w="105" w:type="dxa"/>
            </w:tcMar>
            <w:vAlign w:val="center"/>
          </w:tcPr>
          <w:p w14:paraId="4EAD2316" w14:textId="6D77A46A" w:rsidR="36157BFC" w:rsidRPr="00D01018" w:rsidRDefault="36157BFC" w:rsidP="00E32404">
            <w:pPr>
              <w:spacing w:line="276" w:lineRule="auto"/>
              <w:rPr>
                <w:rFonts w:eastAsia="Arial" w:cs="Arial"/>
                <w:sz w:val="18"/>
                <w:szCs w:val="18"/>
              </w:rPr>
            </w:pPr>
            <w:r w:rsidRPr="00D01018">
              <w:rPr>
                <w:rFonts w:eastAsia="Arial" w:cs="Arial"/>
                <w:sz w:val="18"/>
                <w:szCs w:val="18"/>
              </w:rPr>
              <w:t>Recreational drug use</w:t>
            </w:r>
          </w:p>
        </w:tc>
        <w:tc>
          <w:tcPr>
            <w:tcW w:w="2435" w:type="pct"/>
            <w:tcMar>
              <w:left w:w="105" w:type="dxa"/>
              <w:right w:w="105" w:type="dxa"/>
            </w:tcMar>
            <w:vAlign w:val="center"/>
          </w:tcPr>
          <w:p w14:paraId="13546544" w14:textId="588C7E8C" w:rsidR="36157BFC" w:rsidRPr="00D01018" w:rsidRDefault="36157BFC" w:rsidP="00E32404">
            <w:pPr>
              <w:spacing w:line="276" w:lineRule="auto"/>
              <w:rPr>
                <w:rFonts w:eastAsia="Arial" w:cs="Arial"/>
                <w:sz w:val="18"/>
                <w:szCs w:val="18"/>
              </w:rPr>
            </w:pPr>
            <w:r w:rsidRPr="00D01018">
              <w:rPr>
                <w:rFonts w:eastAsia="Arial" w:cs="Arial"/>
                <w:sz w:val="18"/>
                <w:szCs w:val="18"/>
              </w:rPr>
              <w:t>Use of recreational drugs</w:t>
            </w:r>
          </w:p>
        </w:tc>
        <w:tc>
          <w:tcPr>
            <w:tcW w:w="1403" w:type="pct"/>
            <w:tcMar>
              <w:left w:w="105" w:type="dxa"/>
              <w:right w:w="105" w:type="dxa"/>
            </w:tcMar>
            <w:vAlign w:val="center"/>
          </w:tcPr>
          <w:p w14:paraId="785ADB51" w14:textId="288362B6"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4F949185" w14:textId="77777777" w:rsidTr="003438F9">
        <w:trPr>
          <w:trHeight w:val="397"/>
          <w:jc w:val="center"/>
        </w:trPr>
        <w:tc>
          <w:tcPr>
            <w:tcW w:w="1162" w:type="pct"/>
            <w:tcMar>
              <w:left w:w="105" w:type="dxa"/>
              <w:right w:w="105" w:type="dxa"/>
            </w:tcMar>
            <w:vAlign w:val="center"/>
          </w:tcPr>
          <w:p w14:paraId="70E89772" w14:textId="76E9CD16" w:rsidR="36157BFC" w:rsidRPr="00D01018" w:rsidRDefault="36157BFC" w:rsidP="00E32404">
            <w:pPr>
              <w:spacing w:line="276" w:lineRule="auto"/>
              <w:rPr>
                <w:rFonts w:eastAsia="Arial" w:cs="Arial"/>
                <w:sz w:val="18"/>
                <w:szCs w:val="18"/>
              </w:rPr>
            </w:pPr>
            <w:r w:rsidRPr="00D01018">
              <w:rPr>
                <w:rFonts w:eastAsia="Arial" w:cs="Arial"/>
                <w:sz w:val="18"/>
                <w:szCs w:val="18"/>
              </w:rPr>
              <w:t>Substance abuse</w:t>
            </w:r>
          </w:p>
        </w:tc>
        <w:tc>
          <w:tcPr>
            <w:tcW w:w="2435" w:type="pct"/>
            <w:tcMar>
              <w:left w:w="105" w:type="dxa"/>
              <w:right w:w="105" w:type="dxa"/>
            </w:tcMar>
            <w:vAlign w:val="center"/>
          </w:tcPr>
          <w:p w14:paraId="4754ED4C" w14:textId="6890B60A" w:rsidR="36157BFC" w:rsidRPr="00D01018" w:rsidRDefault="36157BFC" w:rsidP="00E32404">
            <w:pPr>
              <w:spacing w:line="276" w:lineRule="auto"/>
              <w:rPr>
                <w:rFonts w:eastAsia="Arial" w:cs="Arial"/>
                <w:sz w:val="18"/>
                <w:szCs w:val="18"/>
              </w:rPr>
            </w:pPr>
            <w:r w:rsidRPr="00D01018">
              <w:rPr>
                <w:rFonts w:eastAsia="Arial" w:cs="Arial"/>
                <w:sz w:val="18"/>
                <w:szCs w:val="18"/>
              </w:rPr>
              <w:t>Excessive alcohol use</w:t>
            </w:r>
          </w:p>
        </w:tc>
        <w:tc>
          <w:tcPr>
            <w:tcW w:w="1403" w:type="pct"/>
            <w:tcMar>
              <w:left w:w="105" w:type="dxa"/>
              <w:right w:w="105" w:type="dxa"/>
            </w:tcMar>
            <w:vAlign w:val="center"/>
          </w:tcPr>
          <w:p w14:paraId="5D04ACFF" w14:textId="26B56507" w:rsidR="36157BFC" w:rsidRPr="00D01018" w:rsidRDefault="36157BFC" w:rsidP="00E32404">
            <w:pPr>
              <w:spacing w:line="276" w:lineRule="auto"/>
              <w:rPr>
                <w:rFonts w:eastAsia="Arial" w:cs="Arial"/>
                <w:sz w:val="18"/>
                <w:szCs w:val="18"/>
              </w:rPr>
            </w:pPr>
            <w:r w:rsidRPr="00D01018">
              <w:rPr>
                <w:rFonts w:eastAsia="Arial" w:cs="Arial"/>
                <w:sz w:val="18"/>
                <w:szCs w:val="18"/>
              </w:rPr>
              <w:t>AUDIT</w:t>
            </w:r>
          </w:p>
        </w:tc>
      </w:tr>
      <w:tr w:rsidR="36157BFC" w:rsidRPr="002801C4" w14:paraId="0FB1DDB8" w14:textId="77777777" w:rsidTr="003438F9">
        <w:trPr>
          <w:trHeight w:val="397"/>
          <w:jc w:val="center"/>
        </w:trPr>
        <w:tc>
          <w:tcPr>
            <w:tcW w:w="1162" w:type="pct"/>
            <w:tcMar>
              <w:left w:w="105" w:type="dxa"/>
              <w:right w:w="105" w:type="dxa"/>
            </w:tcMar>
            <w:vAlign w:val="center"/>
          </w:tcPr>
          <w:p w14:paraId="2BAE0577" w14:textId="24AC27D9" w:rsidR="36157BFC" w:rsidRPr="00D01018" w:rsidRDefault="36157BFC" w:rsidP="00E32404">
            <w:pPr>
              <w:spacing w:line="276" w:lineRule="auto"/>
              <w:rPr>
                <w:rFonts w:eastAsia="Arial" w:cs="Arial"/>
                <w:sz w:val="18"/>
                <w:szCs w:val="18"/>
              </w:rPr>
            </w:pPr>
            <w:commentRangeStart w:id="435"/>
            <w:r w:rsidRPr="00D01018">
              <w:rPr>
                <w:rFonts w:eastAsia="Arial" w:cs="Arial"/>
                <w:sz w:val="18"/>
                <w:szCs w:val="18"/>
              </w:rPr>
              <w:t>Allergies</w:t>
            </w:r>
            <w:commentRangeEnd w:id="435"/>
            <w:r w:rsidR="00555FE7" w:rsidRPr="00D01018">
              <w:rPr>
                <w:rStyle w:val="CommentReference"/>
                <w:rFonts w:eastAsia="Arial" w:cs="Arial"/>
                <w:sz w:val="18"/>
                <w:szCs w:val="18"/>
              </w:rPr>
              <w:commentReference w:id="435"/>
            </w:r>
          </w:p>
        </w:tc>
        <w:tc>
          <w:tcPr>
            <w:tcW w:w="2435" w:type="pct"/>
            <w:tcMar>
              <w:left w:w="105" w:type="dxa"/>
              <w:right w:w="105" w:type="dxa"/>
            </w:tcMar>
            <w:vAlign w:val="center"/>
          </w:tcPr>
          <w:p w14:paraId="792A367D" w14:textId="0840D401" w:rsidR="36157BFC" w:rsidRPr="00D01018" w:rsidRDefault="36157BFC" w:rsidP="00E32404">
            <w:pPr>
              <w:spacing w:line="276" w:lineRule="auto"/>
              <w:rPr>
                <w:rFonts w:eastAsia="Arial" w:cs="Arial"/>
                <w:sz w:val="18"/>
                <w:szCs w:val="18"/>
              </w:rPr>
            </w:pPr>
            <w:r w:rsidRPr="00D01018">
              <w:rPr>
                <w:rFonts w:eastAsia="Arial" w:cs="Arial"/>
                <w:sz w:val="18"/>
                <w:szCs w:val="18"/>
              </w:rPr>
              <w:t>Known allergies</w:t>
            </w:r>
          </w:p>
        </w:tc>
        <w:tc>
          <w:tcPr>
            <w:tcW w:w="1403" w:type="pct"/>
            <w:tcMar>
              <w:left w:w="105" w:type="dxa"/>
              <w:right w:w="105" w:type="dxa"/>
            </w:tcMar>
            <w:vAlign w:val="center"/>
          </w:tcPr>
          <w:p w14:paraId="38E5A7BA" w14:textId="60F2762D" w:rsidR="36157BFC" w:rsidRPr="00D01018" w:rsidRDefault="36157BFC" w:rsidP="00E32404">
            <w:pPr>
              <w:spacing w:line="276" w:lineRule="auto"/>
              <w:rPr>
                <w:rFonts w:eastAsia="Arial" w:cs="Arial"/>
                <w:sz w:val="18"/>
                <w:szCs w:val="18"/>
              </w:rPr>
            </w:pPr>
            <w:r w:rsidRPr="00D01018">
              <w:rPr>
                <w:rFonts w:eastAsia="Arial" w:cs="Arial"/>
                <w:sz w:val="18"/>
                <w:szCs w:val="18"/>
              </w:rPr>
              <w:t>Self-report</w:t>
            </w:r>
          </w:p>
        </w:tc>
      </w:tr>
      <w:tr w:rsidR="36157BFC" w:rsidRPr="002801C4" w14:paraId="03C1FFFB" w14:textId="77777777" w:rsidTr="003438F9">
        <w:trPr>
          <w:trHeight w:val="397"/>
          <w:jc w:val="center"/>
        </w:trPr>
        <w:tc>
          <w:tcPr>
            <w:tcW w:w="1162" w:type="pct"/>
            <w:tcMar>
              <w:left w:w="105" w:type="dxa"/>
              <w:right w:w="105" w:type="dxa"/>
            </w:tcMar>
            <w:vAlign w:val="center"/>
          </w:tcPr>
          <w:p w14:paraId="3DDD248E" w14:textId="7E5EBD71" w:rsidR="36157BFC" w:rsidRPr="00D01018" w:rsidRDefault="36157BFC" w:rsidP="00E32404">
            <w:pPr>
              <w:spacing w:line="276" w:lineRule="auto"/>
              <w:rPr>
                <w:rFonts w:eastAsia="Arial" w:cs="Arial"/>
                <w:sz w:val="18"/>
                <w:szCs w:val="18"/>
              </w:rPr>
            </w:pPr>
            <w:r w:rsidRPr="00D01018">
              <w:rPr>
                <w:rFonts w:eastAsia="Arial" w:cs="Arial"/>
                <w:sz w:val="18"/>
                <w:szCs w:val="18"/>
              </w:rPr>
              <w:t>Acute drug screening</w:t>
            </w:r>
          </w:p>
        </w:tc>
        <w:tc>
          <w:tcPr>
            <w:tcW w:w="2435" w:type="pct"/>
            <w:tcMar>
              <w:left w:w="105" w:type="dxa"/>
              <w:right w:w="105" w:type="dxa"/>
            </w:tcMar>
            <w:vAlign w:val="center"/>
          </w:tcPr>
          <w:p w14:paraId="31BE84C6" w14:textId="602135A6" w:rsidR="36157BFC" w:rsidRPr="00D01018" w:rsidRDefault="36157BFC" w:rsidP="00E32404">
            <w:pPr>
              <w:spacing w:line="276" w:lineRule="auto"/>
              <w:rPr>
                <w:rFonts w:eastAsia="Arial" w:cs="Arial"/>
                <w:sz w:val="18"/>
                <w:szCs w:val="18"/>
              </w:rPr>
            </w:pPr>
            <w:r w:rsidRPr="00D01018">
              <w:rPr>
                <w:rFonts w:eastAsia="Arial" w:cs="Arial"/>
                <w:sz w:val="18"/>
                <w:szCs w:val="18"/>
              </w:rPr>
              <w:t>Presence of drugs</w:t>
            </w:r>
          </w:p>
        </w:tc>
        <w:tc>
          <w:tcPr>
            <w:tcW w:w="1403" w:type="pct"/>
            <w:tcMar>
              <w:left w:w="105" w:type="dxa"/>
              <w:right w:w="105" w:type="dxa"/>
            </w:tcMar>
            <w:vAlign w:val="center"/>
          </w:tcPr>
          <w:p w14:paraId="18C04142" w14:textId="7B1F9B8C" w:rsidR="36157BFC" w:rsidRPr="00D01018" w:rsidRDefault="36157BFC" w:rsidP="00E32404">
            <w:pPr>
              <w:spacing w:line="276" w:lineRule="auto"/>
              <w:rPr>
                <w:rFonts w:eastAsia="Arial" w:cs="Arial"/>
                <w:sz w:val="18"/>
                <w:szCs w:val="18"/>
              </w:rPr>
            </w:pPr>
            <w:commentRangeStart w:id="436"/>
            <w:r w:rsidRPr="00D01018">
              <w:rPr>
                <w:rFonts w:eastAsia="Arial" w:cs="Arial"/>
                <w:sz w:val="18"/>
                <w:szCs w:val="18"/>
              </w:rPr>
              <w:t>Multi-panel drug test</w:t>
            </w:r>
            <w:commentRangeEnd w:id="436"/>
            <w:r w:rsidRPr="00D01018">
              <w:rPr>
                <w:rStyle w:val="CommentReference"/>
                <w:rFonts w:eastAsia="Arial" w:cs="Arial"/>
                <w:sz w:val="18"/>
                <w:szCs w:val="18"/>
              </w:rPr>
              <w:commentReference w:id="436"/>
            </w:r>
          </w:p>
        </w:tc>
      </w:tr>
    </w:tbl>
    <w:p w14:paraId="6B2769A3" w14:textId="17167B6D" w:rsidR="36157BFC" w:rsidRPr="008231D4" w:rsidRDefault="36157BFC" w:rsidP="36157BFC">
      <w:pPr>
        <w:jc w:val="both"/>
        <w:rPr>
          <w:rFonts w:eastAsia="Arial" w:cs="Arial"/>
        </w:rPr>
      </w:pPr>
    </w:p>
    <w:p w14:paraId="6DC3B79A" w14:textId="181B8C5B" w:rsidR="00EC10C9" w:rsidRDefault="00273A69" w:rsidP="00FB48DA">
      <w:pPr>
        <w:pStyle w:val="Heading3"/>
      </w:pPr>
      <w:r w:rsidRPr="008231D4">
        <w:t>Participant compensation</w:t>
      </w:r>
    </w:p>
    <w:p w14:paraId="0BCD2A03" w14:textId="77777777" w:rsidR="009C241F" w:rsidRPr="009C241F" w:rsidRDefault="009C241F" w:rsidP="009C241F"/>
    <w:p w14:paraId="3CD0FACA" w14:textId="0B85B116" w:rsidR="00EC10C9" w:rsidRPr="008231D4" w:rsidRDefault="00EC10C9" w:rsidP="00B350E0">
      <w:pPr>
        <w:jc w:val="both"/>
        <w:rPr>
          <w:rFonts w:cs="Arial"/>
        </w:rPr>
      </w:pPr>
      <w:r w:rsidRPr="008231D4">
        <w:rPr>
          <w:rFonts w:cs="Arial"/>
        </w:rPr>
        <w:t xml:space="preserve">Participants will be remunerated on the basis on EUR15 per hour. Considering each session to be </w:t>
      </w:r>
      <w:r w:rsidR="00370BD3" w:rsidRPr="008231D4">
        <w:rPr>
          <w:rFonts w:cs="Arial"/>
        </w:rPr>
        <w:t xml:space="preserve">around one hour, </w:t>
      </w:r>
      <w:r w:rsidR="00ED2B94" w:rsidRPr="008231D4">
        <w:rPr>
          <w:rFonts w:cs="Arial"/>
        </w:rPr>
        <w:t xml:space="preserve">and the initial meeting </w:t>
      </w:r>
      <w:r w:rsidR="002E43EB" w:rsidRPr="008231D4">
        <w:rPr>
          <w:rFonts w:cs="Arial"/>
        </w:rPr>
        <w:t xml:space="preserve">to be an hour too, participants can be expected to spend a total of five hours in the laboratory as part of their participation in the study, resulting in </w:t>
      </w:r>
      <w:r w:rsidR="00273A69" w:rsidRPr="008231D4">
        <w:rPr>
          <w:rFonts w:cs="Arial"/>
        </w:rPr>
        <w:t>EUR75 of total remuneration.</w:t>
      </w:r>
    </w:p>
    <w:p w14:paraId="1A0FB99E" w14:textId="77777777" w:rsidR="00D53339" w:rsidRPr="008231D4" w:rsidRDefault="00D53339" w:rsidP="00B350E0">
      <w:pPr>
        <w:jc w:val="both"/>
        <w:rPr>
          <w:rFonts w:cs="Arial"/>
        </w:rPr>
      </w:pPr>
    </w:p>
    <w:p w14:paraId="1BB0A607" w14:textId="2B42D409" w:rsidR="00EC10C9" w:rsidRPr="001C23BB" w:rsidRDefault="00D53339" w:rsidP="00FB48DA">
      <w:pPr>
        <w:pStyle w:val="Heading3"/>
      </w:pPr>
      <w:bookmarkStart w:id="437" w:name="_Sample_size_calculation"/>
      <w:bookmarkStart w:id="438" w:name="_Ref220679683"/>
      <w:bookmarkEnd w:id="437"/>
      <w:commentRangeStart w:id="439"/>
      <w:r w:rsidRPr="001C23BB">
        <w:t>Sample size calculation</w:t>
      </w:r>
      <w:bookmarkEnd w:id="438"/>
      <w:commentRangeEnd w:id="439"/>
      <w:r w:rsidR="003D2600" w:rsidRPr="001C23BB">
        <w:rPr>
          <w:rStyle w:val="CommentReference"/>
          <w:sz w:val="28"/>
          <w:szCs w:val="28"/>
        </w:rPr>
        <w:commentReference w:id="439"/>
      </w:r>
    </w:p>
    <w:p w14:paraId="662DE1A8" w14:textId="77777777" w:rsidR="00D53339" w:rsidRPr="008231D4" w:rsidRDefault="00D53339" w:rsidP="00B350E0">
      <w:pPr>
        <w:jc w:val="both"/>
        <w:rPr>
          <w:rFonts w:cs="Arial"/>
        </w:rPr>
      </w:pPr>
    </w:p>
    <w:p w14:paraId="6C3F91AE" w14:textId="504CE3AF" w:rsidR="0053378A" w:rsidRPr="008231D4" w:rsidRDefault="00F034EE" w:rsidP="00B350E0">
      <w:pPr>
        <w:jc w:val="both"/>
        <w:rPr>
          <w:rFonts w:cs="Arial"/>
        </w:rPr>
      </w:pPr>
      <w:r w:rsidRPr="008231D4">
        <w:rPr>
          <w:rFonts w:cs="Arial"/>
        </w:rPr>
        <w:t>A</w:t>
      </w:r>
      <w:r w:rsidR="00DE76D8" w:rsidRPr="008231D4">
        <w:rPr>
          <w:rFonts w:cs="Arial"/>
        </w:rPr>
        <w:t xml:space="preserve"> </w:t>
      </w:r>
      <w:r w:rsidR="00AC4525" w:rsidRPr="008231D4">
        <w:rPr>
          <w:rFonts w:cs="Arial"/>
        </w:rPr>
        <w:t>fixed-</w:t>
      </w:r>
      <w:r w:rsidR="00AC2500" w:rsidRPr="008231D4">
        <w:rPr>
          <w:rFonts w:cs="Arial"/>
        </w:rPr>
        <w:t>N</w:t>
      </w:r>
      <w:r w:rsidR="00AC4525" w:rsidRPr="008231D4">
        <w:rPr>
          <w:rFonts w:cs="Arial"/>
        </w:rPr>
        <w:t xml:space="preserve"> </w:t>
      </w:r>
      <w:r w:rsidR="00DE76D8" w:rsidRPr="008231D4">
        <w:rPr>
          <w:rFonts w:cs="Arial"/>
        </w:rPr>
        <w:t xml:space="preserve">BFDA </w:t>
      </w:r>
      <w:r w:rsidRPr="008231D4">
        <w:rPr>
          <w:rFonts w:cs="Arial"/>
        </w:rPr>
        <w:t xml:space="preserve">was performed </w:t>
      </w:r>
      <w:r w:rsidR="005031E9" w:rsidRPr="008231D4">
        <w:rPr>
          <w:rFonts w:cs="Arial"/>
        </w:rPr>
        <w:t xml:space="preserve">using </w:t>
      </w:r>
      <w:r w:rsidR="0087434C" w:rsidRPr="008231D4">
        <w:rPr>
          <w:rFonts w:cs="Arial"/>
        </w:rPr>
        <w:t xml:space="preserve">the </w:t>
      </w:r>
      <w:r w:rsidR="00221991" w:rsidRPr="008231D4">
        <w:rPr>
          <w:rFonts w:cs="Arial"/>
        </w:rPr>
        <w:t xml:space="preserve">orbicularis oculi </w:t>
      </w:r>
      <w:r w:rsidR="005B1131" w:rsidRPr="008231D4">
        <w:rPr>
          <w:rFonts w:cs="Arial"/>
        </w:rPr>
        <w:t xml:space="preserve">EMG </w:t>
      </w:r>
      <w:r w:rsidR="005031E9" w:rsidRPr="008231D4">
        <w:rPr>
          <w:rFonts w:cs="Arial"/>
        </w:rPr>
        <w:t xml:space="preserve">pilot </w:t>
      </w:r>
      <w:r w:rsidR="005B1131" w:rsidRPr="008231D4">
        <w:rPr>
          <w:rFonts w:cs="Arial"/>
        </w:rPr>
        <w:t>data</w:t>
      </w:r>
      <w:r w:rsidR="004377E8" w:rsidRPr="008231D4">
        <w:rPr>
          <w:rFonts w:cs="Arial"/>
        </w:rPr>
        <w:t>.</w:t>
      </w:r>
      <w:r w:rsidR="00AC4525" w:rsidRPr="008231D4">
        <w:rPr>
          <w:rFonts w:cs="Arial"/>
        </w:rPr>
        <w:t xml:space="preserve"> The aim was to determine the power obtained with this experimental design given a fixed sample size</w:t>
      </w:r>
      <w:r w:rsidR="00F35E9C" w:rsidRPr="008231D4">
        <w:rPr>
          <w:rFonts w:cs="Arial"/>
        </w:rPr>
        <w:t xml:space="preserve"> of 20</w:t>
      </w:r>
      <w:r w:rsidR="00AC4525" w:rsidRPr="008231D4">
        <w:rPr>
          <w:rFonts w:cs="Arial"/>
        </w:rPr>
        <w:t>.</w:t>
      </w:r>
      <w:r w:rsidR="0062792E" w:rsidRPr="008231D4">
        <w:rPr>
          <w:rFonts w:cs="Arial"/>
        </w:rPr>
        <w:t xml:space="preserve"> </w:t>
      </w:r>
    </w:p>
    <w:p w14:paraId="6957ED6F" w14:textId="7B123E8A" w:rsidR="007A7CAF" w:rsidRPr="008231D4" w:rsidRDefault="0062792E" w:rsidP="00B350E0">
      <w:pPr>
        <w:jc w:val="both"/>
        <w:rPr>
          <w:rFonts w:cs="Arial"/>
        </w:rPr>
      </w:pPr>
      <w:r w:rsidRPr="008231D4">
        <w:rPr>
          <w:rFonts w:cs="Arial"/>
        </w:rPr>
        <w:t>The calculation w</w:t>
      </w:r>
      <w:r w:rsidR="000F78CD" w:rsidRPr="008231D4">
        <w:rPr>
          <w:rFonts w:cs="Arial"/>
        </w:rPr>
        <w:t>as</w:t>
      </w:r>
      <w:r w:rsidRPr="008231D4">
        <w:rPr>
          <w:rFonts w:cs="Arial"/>
        </w:rPr>
        <w:t xml:space="preserve"> performed on R version 4.</w:t>
      </w:r>
      <w:r w:rsidR="00DA02F4" w:rsidRPr="008231D4">
        <w:rPr>
          <w:rFonts w:cs="Arial"/>
        </w:rPr>
        <w:t>4.0</w:t>
      </w:r>
      <w:r w:rsidR="00D0148B">
        <w:rPr>
          <w:rFonts w:cs="Arial"/>
        </w:rPr>
        <w:fldChar w:fldCharType="begin"/>
      </w:r>
      <w:r w:rsidR="00882151">
        <w:rPr>
          <w:rFonts w:cs="Arial"/>
        </w:rPr>
        <w:instrText xml:space="preserve"> ADDIN ZOTERO_ITEM CSL_CITATION {"citationID":"egUKZtFI","properties":{"unsorted":false,"formattedCitation":"\\super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D0148B">
        <w:rPr>
          <w:rFonts w:cs="Arial"/>
        </w:rPr>
        <w:fldChar w:fldCharType="separate"/>
      </w:r>
      <w:r w:rsidR="00882151" w:rsidRPr="00882151">
        <w:rPr>
          <w:rFonts w:cs="Arial"/>
          <w:vertAlign w:val="superscript"/>
        </w:rPr>
        <w:t>28</w:t>
      </w:r>
      <w:r w:rsidR="00D0148B">
        <w:rPr>
          <w:rFonts w:cs="Arial"/>
        </w:rPr>
        <w:fldChar w:fldCharType="end"/>
      </w:r>
      <w:r w:rsidR="00D435FC" w:rsidRPr="008231D4">
        <w:rPr>
          <w:rFonts w:cs="Arial"/>
        </w:rPr>
        <w:t xml:space="preserve"> </w:t>
      </w:r>
      <w:r w:rsidR="00AC4525" w:rsidRPr="008231D4">
        <w:rPr>
          <w:rFonts w:cs="Arial"/>
        </w:rPr>
        <w:t>using</w:t>
      </w:r>
      <w:r w:rsidR="00D435FC" w:rsidRPr="008231D4">
        <w:rPr>
          <w:rFonts w:cs="Arial"/>
        </w:rPr>
        <w:t xml:space="preserve"> the</w:t>
      </w:r>
      <w:r w:rsidRPr="008231D4">
        <w:rPr>
          <w:rFonts w:cs="Arial"/>
        </w:rPr>
        <w:t xml:space="preserve"> </w:t>
      </w:r>
      <w:proofErr w:type="spellStart"/>
      <w:r w:rsidR="007D1053" w:rsidRPr="007A607F">
        <w:rPr>
          <w:rFonts w:cs="Arial"/>
          <w:i/>
          <w:iCs/>
        </w:rPr>
        <w:t>BayesFactor</w:t>
      </w:r>
      <w:proofErr w:type="spellEnd"/>
      <w:r w:rsidR="007D1053" w:rsidRPr="008231D4">
        <w:rPr>
          <w:rFonts w:cs="Arial"/>
        </w:rPr>
        <w:t xml:space="preserve"> R package </w:t>
      </w:r>
      <w:r w:rsidR="000F78CD" w:rsidRPr="008231D4">
        <w:rPr>
          <w:rFonts w:cs="Arial"/>
        </w:rPr>
        <w:t xml:space="preserve">version </w:t>
      </w:r>
      <w:r w:rsidR="00F34193" w:rsidRPr="008231D4">
        <w:rPr>
          <w:rFonts w:cs="Arial"/>
        </w:rPr>
        <w:t>0.9.12-4.7</w:t>
      </w:r>
      <w:r w:rsidR="00010754">
        <w:rPr>
          <w:rFonts w:cs="Arial"/>
        </w:rPr>
        <w:fldChar w:fldCharType="begin"/>
      </w:r>
      <w:r w:rsidR="00882151">
        <w:rPr>
          <w:rFonts w:cs="Arial"/>
        </w:rPr>
        <w:instrText xml:space="preserve"> ADDIN ZOTERO_ITEM CSL_CITATION {"citationID":"KmQZGPqW","properties":{"unsorted":false,"formattedCitation":"\\super 41\\nosupersub{}","plainCitation":"41","noteIndex":0},"citationItems":[{"id":4148,"uris":["http://zotero.org/users/13639132/items/DRBRM26F"],"itemData":{"id":4148,"type":"book","title":"BayesFactor: Computation of Bayes Factors for Common Designs","URL":"https://github.com/richarddmorey/bayesfactor","author":[{"family":"Morey","given":"Richard D."},{"family":"Rouder","given":"Jeffrey N."}],"issued":{"date-parts":[["2023"]]}}}],"schema":"https://github.com/citation-style-language/schema/raw/master/csl-citation.json"} </w:instrText>
      </w:r>
      <w:r w:rsidR="00010754">
        <w:rPr>
          <w:rFonts w:cs="Arial"/>
        </w:rPr>
        <w:fldChar w:fldCharType="separate"/>
      </w:r>
      <w:r w:rsidR="00882151" w:rsidRPr="00882151">
        <w:rPr>
          <w:rFonts w:cs="Arial"/>
          <w:vertAlign w:val="superscript"/>
        </w:rPr>
        <w:t>41</w:t>
      </w:r>
      <w:r w:rsidR="00010754">
        <w:rPr>
          <w:rFonts w:cs="Arial"/>
        </w:rPr>
        <w:fldChar w:fldCharType="end"/>
      </w:r>
      <w:r w:rsidR="004C3E63">
        <w:rPr>
          <w:rFonts w:cs="Arial"/>
        </w:rPr>
        <w:t>,</w:t>
      </w:r>
      <w:r w:rsidR="00FB6F26">
        <w:rPr>
          <w:rFonts w:cs="Arial"/>
        </w:rPr>
        <w:t xml:space="preserve"> using the </w:t>
      </w:r>
      <w:proofErr w:type="spellStart"/>
      <w:r w:rsidR="00FB6F26" w:rsidRPr="009C2511">
        <w:rPr>
          <w:rFonts w:ascii="Consolas" w:hAnsi="Consolas" w:cs="Consolas"/>
        </w:rPr>
        <w:t>lmBF</w:t>
      </w:r>
      <w:proofErr w:type="spellEnd"/>
      <w:r w:rsidR="00FB6F26" w:rsidRPr="009C2511">
        <w:rPr>
          <w:rFonts w:ascii="Consolas" w:hAnsi="Consolas" w:cs="Consolas"/>
        </w:rPr>
        <w:t>()</w:t>
      </w:r>
      <w:r w:rsidR="00540B79">
        <w:rPr>
          <w:rFonts w:cs="Arial"/>
        </w:rPr>
        <w:t xml:space="preserve"> and </w:t>
      </w:r>
      <w:proofErr w:type="spellStart"/>
      <w:r w:rsidR="00540B79" w:rsidRPr="009C2511">
        <w:rPr>
          <w:rFonts w:ascii="Consolas" w:hAnsi="Consolas" w:cs="Consolas"/>
        </w:rPr>
        <w:t>extractBF</w:t>
      </w:r>
      <w:proofErr w:type="spellEnd"/>
      <w:r w:rsidR="00540B79" w:rsidRPr="009C2511">
        <w:rPr>
          <w:rFonts w:ascii="Consolas" w:hAnsi="Consolas" w:cs="Consolas"/>
        </w:rPr>
        <w:t>()</w:t>
      </w:r>
      <w:r w:rsidR="00FB6F26">
        <w:rPr>
          <w:rFonts w:cs="Arial"/>
        </w:rPr>
        <w:t xml:space="preserve"> function</w:t>
      </w:r>
      <w:r w:rsidR="00540B79">
        <w:rPr>
          <w:rFonts w:cs="Arial"/>
        </w:rPr>
        <w:t>s</w:t>
      </w:r>
      <w:r w:rsidR="00FB6F26">
        <w:rPr>
          <w:rFonts w:cs="Arial"/>
        </w:rPr>
        <w:t xml:space="preserve"> for model fits</w:t>
      </w:r>
      <w:r w:rsidR="00540B79">
        <w:rPr>
          <w:rFonts w:cs="Arial"/>
        </w:rPr>
        <w:t xml:space="preserve"> and model comparisons</w:t>
      </w:r>
      <w:r w:rsidR="00010754">
        <w:rPr>
          <w:rFonts w:cs="Arial"/>
        </w:rPr>
        <w:t>.</w:t>
      </w:r>
      <w:r w:rsidR="007F6620" w:rsidRPr="008231D4">
        <w:rPr>
          <w:rFonts w:cs="Arial"/>
        </w:rPr>
        <w:t xml:space="preserve"> </w:t>
      </w:r>
    </w:p>
    <w:p w14:paraId="1F680E5F" w14:textId="3F8ECF35" w:rsidR="00764E91" w:rsidRPr="008231D4" w:rsidRDefault="00EC7E6F" w:rsidP="00B350E0">
      <w:pPr>
        <w:jc w:val="both"/>
        <w:rPr>
          <w:rFonts w:cs="Arial"/>
        </w:rPr>
      </w:pPr>
      <w:r w:rsidRPr="008231D4">
        <w:rPr>
          <w:rFonts w:cs="Arial"/>
        </w:rPr>
        <w:t>The orbicularis oculi EMG LMM</w:t>
      </w:r>
      <w:r w:rsidR="00E745DD" w:rsidRPr="008231D4">
        <w:rPr>
          <w:rFonts w:cs="Arial"/>
        </w:rPr>
        <w:t xml:space="preserve"> fit </w:t>
      </w:r>
      <w:r w:rsidR="009915FE" w:rsidRPr="008231D4">
        <w:rPr>
          <w:rFonts w:cs="Arial"/>
        </w:rPr>
        <w:t>parameter</w:t>
      </w:r>
      <w:r w:rsidR="00E745DD" w:rsidRPr="008231D4">
        <w:rPr>
          <w:rFonts w:cs="Arial"/>
        </w:rPr>
        <w:t>s</w:t>
      </w:r>
      <w:r w:rsidR="009915FE" w:rsidRPr="008231D4">
        <w:rPr>
          <w:rFonts w:cs="Arial"/>
        </w:rPr>
        <w:t xml:space="preserve"> </w:t>
      </w:r>
      <w:r w:rsidR="007F6620" w:rsidRPr="008231D4">
        <w:rPr>
          <w:rFonts w:cs="Arial"/>
        </w:rPr>
        <w:t>(described i</w:t>
      </w:r>
      <w:r w:rsidR="007F6620" w:rsidRPr="00010754">
        <w:rPr>
          <w:rFonts w:cs="Arial"/>
        </w:rPr>
        <w:t xml:space="preserve">n the </w:t>
      </w:r>
      <w:hyperlink w:anchor="_Pilot_data" w:history="1">
        <w:r w:rsidR="00010754" w:rsidRPr="00010754">
          <w:rPr>
            <w:rStyle w:val="Hyperlink"/>
            <w:rFonts w:cs="Arial"/>
            <w:i/>
            <w:iCs/>
          </w:rPr>
          <w:fldChar w:fldCharType="begin"/>
        </w:r>
        <w:r w:rsidR="00010754" w:rsidRPr="00010754">
          <w:rPr>
            <w:rFonts w:cs="Arial"/>
            <w:i/>
            <w:iCs/>
          </w:rPr>
          <w:instrText xml:space="preserve"> REF _Ref220684973 \h </w:instrText>
        </w:r>
        <w:r w:rsidR="00010754" w:rsidRPr="00010754">
          <w:rPr>
            <w:rStyle w:val="Hyperlink"/>
            <w:rFonts w:cs="Arial"/>
            <w:i/>
            <w:iCs/>
          </w:rPr>
          <w:instrText xml:space="preserve"> \* MERGEFORMAT </w:instrText>
        </w:r>
        <w:r w:rsidR="00010754" w:rsidRPr="00010754">
          <w:rPr>
            <w:rStyle w:val="Hyperlink"/>
            <w:rFonts w:cs="Arial"/>
            <w:i/>
            <w:iCs/>
          </w:rPr>
        </w:r>
        <w:r w:rsidR="00010754" w:rsidRPr="00010754">
          <w:rPr>
            <w:rStyle w:val="Hyperlink"/>
            <w:rFonts w:cs="Arial"/>
            <w:i/>
            <w:iCs/>
          </w:rPr>
          <w:fldChar w:fldCharType="separate"/>
        </w:r>
        <w:r w:rsidR="00010754" w:rsidRPr="00010754">
          <w:rPr>
            <w:rFonts w:cs="Arial"/>
            <w:i/>
            <w:iCs/>
          </w:rPr>
          <w:t>Pilot data</w:t>
        </w:r>
        <w:r w:rsidR="00010754" w:rsidRPr="00010754">
          <w:rPr>
            <w:rStyle w:val="Hyperlink"/>
            <w:rFonts w:cs="Arial"/>
            <w:i/>
            <w:iCs/>
          </w:rPr>
          <w:fldChar w:fldCharType="end"/>
        </w:r>
      </w:hyperlink>
      <w:r w:rsidR="007F6620" w:rsidRPr="008231D4">
        <w:rPr>
          <w:rFonts w:cs="Arial"/>
        </w:rPr>
        <w:t xml:space="preserve"> section) </w:t>
      </w:r>
      <w:r w:rsidR="009915FE" w:rsidRPr="008231D4">
        <w:rPr>
          <w:rFonts w:cs="Arial"/>
        </w:rPr>
        <w:t>were extracted and used to simulate data</w:t>
      </w:r>
      <w:r w:rsidR="00175475" w:rsidRPr="008231D4">
        <w:rPr>
          <w:rFonts w:cs="Arial"/>
        </w:rPr>
        <w:t>. From th</w:t>
      </w:r>
      <w:r w:rsidR="009971DA" w:rsidRPr="008231D4">
        <w:rPr>
          <w:rFonts w:cs="Arial"/>
        </w:rPr>
        <w:t xml:space="preserve">is study’s </w:t>
      </w:r>
      <w:r w:rsidR="00175475" w:rsidRPr="008231D4">
        <w:rPr>
          <w:rFonts w:cs="Arial"/>
        </w:rPr>
        <w:t xml:space="preserve">experimental design, </w:t>
      </w:r>
      <w:commentRangeStart w:id="440"/>
      <w:r w:rsidR="00175475" w:rsidRPr="008231D4">
        <w:rPr>
          <w:rFonts w:cs="Arial"/>
        </w:rPr>
        <w:t xml:space="preserve">a </w:t>
      </w:r>
      <w:r w:rsidR="009971DA" w:rsidRPr="008231D4">
        <w:rPr>
          <w:rFonts w:cs="Arial"/>
        </w:rPr>
        <w:t xml:space="preserve">design </w:t>
      </w:r>
      <w:r w:rsidR="00175475" w:rsidRPr="008231D4">
        <w:rPr>
          <w:rFonts w:cs="Arial"/>
        </w:rPr>
        <w:t>matrix containing all conditions and associated melanopic EDI (predictor) values</w:t>
      </w:r>
      <w:r w:rsidR="008F3BD5" w:rsidRPr="008231D4">
        <w:rPr>
          <w:rFonts w:cs="Arial"/>
        </w:rPr>
        <w:t xml:space="preserve"> determined through calibration spectral measurements</w:t>
      </w:r>
      <w:r w:rsidR="004C4586">
        <w:rPr>
          <w:rFonts w:cs="Arial"/>
        </w:rPr>
        <w:t xml:space="preserve"> </w:t>
      </w:r>
      <w:r w:rsidR="00930639">
        <w:rPr>
          <w:rFonts w:cs="Arial"/>
        </w:rPr>
        <w:t>(</w:t>
      </w:r>
      <w:r w:rsidR="00930639">
        <w:rPr>
          <w:rFonts w:cs="Arial"/>
        </w:rPr>
        <w:fldChar w:fldCharType="begin"/>
      </w:r>
      <w:r w:rsidR="00930639">
        <w:rPr>
          <w:rFonts w:cs="Arial"/>
        </w:rPr>
        <w:instrText xml:space="preserve"> REF _Ref220685068 \h </w:instrText>
      </w:r>
      <w:r w:rsidR="00930639">
        <w:rPr>
          <w:rFonts w:cs="Arial"/>
        </w:rPr>
      </w:r>
      <w:r w:rsidR="00930639">
        <w:rPr>
          <w:rFonts w:cs="Arial"/>
        </w:rPr>
        <w:fldChar w:fldCharType="separate"/>
      </w:r>
      <w:r w:rsidR="00930639" w:rsidRPr="008231D4">
        <w:t xml:space="preserve">Table </w:t>
      </w:r>
      <w:r w:rsidR="00930639">
        <w:rPr>
          <w:noProof/>
        </w:rPr>
        <w:t>3</w:t>
      </w:r>
      <w:r w:rsidR="00930639">
        <w:rPr>
          <w:rFonts w:cs="Arial"/>
        </w:rPr>
        <w:fldChar w:fldCharType="end"/>
      </w:r>
      <w:r w:rsidR="00930639">
        <w:rPr>
          <w:rFonts w:cs="Arial"/>
        </w:rPr>
        <w:t>)</w:t>
      </w:r>
      <w:r w:rsidR="008F3BD5" w:rsidRPr="008231D4">
        <w:rPr>
          <w:rFonts w:cs="Arial"/>
        </w:rPr>
        <w:t xml:space="preserve"> </w:t>
      </w:r>
      <w:r w:rsidR="00175475" w:rsidRPr="008231D4">
        <w:rPr>
          <w:rFonts w:cs="Arial"/>
        </w:rPr>
        <w:t xml:space="preserve">was generated, </w:t>
      </w:r>
      <w:r w:rsidR="00C66CC8" w:rsidRPr="008231D4">
        <w:rPr>
          <w:rFonts w:cs="Arial"/>
        </w:rPr>
        <w:t>needed to compute</w:t>
      </w:r>
      <w:r w:rsidR="00175475" w:rsidRPr="008231D4">
        <w:rPr>
          <w:rFonts w:cs="Arial"/>
        </w:rPr>
        <w:t xml:space="preserve"> corresponding output EMG responses (outcome).</w:t>
      </w:r>
      <w:commentRangeEnd w:id="440"/>
      <w:r w:rsidR="00373BFB" w:rsidRPr="008231D4">
        <w:rPr>
          <w:rStyle w:val="CommentReference"/>
          <w:rFonts w:cs="Arial"/>
          <w:sz w:val="24"/>
          <w:szCs w:val="24"/>
        </w:rPr>
        <w:commentReference w:id="440"/>
      </w:r>
    </w:p>
    <w:p w14:paraId="528E5968" w14:textId="3AC3E882" w:rsidR="00F45FD8" w:rsidRPr="008231D4" w:rsidRDefault="0023670A" w:rsidP="00B350E0">
      <w:pPr>
        <w:jc w:val="both"/>
        <w:rPr>
          <w:rFonts w:cs="Arial"/>
        </w:rPr>
      </w:pPr>
      <w:r w:rsidRPr="008231D4">
        <w:rPr>
          <w:rFonts w:cs="Arial"/>
        </w:rPr>
        <w:t xml:space="preserve">Each BFDA run includes </w:t>
      </w:r>
      <w:r w:rsidR="00764E91" w:rsidRPr="008231D4">
        <w:rPr>
          <w:rFonts w:cs="Arial"/>
        </w:rPr>
        <w:t>1000 sim</w:t>
      </w:r>
      <w:r w:rsidR="00C66CC8" w:rsidRPr="008231D4">
        <w:rPr>
          <w:rFonts w:cs="Arial"/>
        </w:rPr>
        <w:t>ulations</w:t>
      </w:r>
      <w:r w:rsidR="00B0159B" w:rsidRPr="008231D4">
        <w:rPr>
          <w:rFonts w:cs="Arial"/>
        </w:rPr>
        <w:t>.</w:t>
      </w:r>
      <w:r w:rsidR="00B479E3" w:rsidRPr="008231D4">
        <w:rPr>
          <w:rFonts w:cs="Arial"/>
        </w:rPr>
        <w:t xml:space="preserve"> </w:t>
      </w:r>
      <w:r w:rsidR="00075BDF" w:rsidRPr="008231D4">
        <w:rPr>
          <w:rFonts w:cs="Arial"/>
        </w:rPr>
        <w:t xml:space="preserve">Bayes Factors (BF) are </w:t>
      </w:r>
      <w:r w:rsidR="009C0B63" w:rsidRPr="008231D4">
        <w:rPr>
          <w:rFonts w:cs="Arial"/>
        </w:rPr>
        <w:t>calculated</w:t>
      </w:r>
      <w:r w:rsidR="00075BDF" w:rsidRPr="008231D4">
        <w:rPr>
          <w:rFonts w:cs="Arial"/>
        </w:rPr>
        <w:t xml:space="preserve"> by </w:t>
      </w:r>
      <w:r w:rsidR="00764E91" w:rsidRPr="008231D4">
        <w:rPr>
          <w:rFonts w:cs="Arial"/>
        </w:rPr>
        <w:t>f</w:t>
      </w:r>
      <w:r w:rsidR="0050327C" w:rsidRPr="008231D4">
        <w:rPr>
          <w:rFonts w:cs="Arial"/>
        </w:rPr>
        <w:t>itting</w:t>
      </w:r>
      <w:r w:rsidR="00D202C8" w:rsidRPr="008231D4">
        <w:rPr>
          <w:rFonts w:cs="Arial"/>
        </w:rPr>
        <w:t xml:space="preserve"> two models</w:t>
      </w:r>
      <w:r w:rsidR="0050327C" w:rsidRPr="008231D4">
        <w:rPr>
          <w:rFonts w:cs="Arial"/>
        </w:rPr>
        <w:t xml:space="preserve"> </w:t>
      </w:r>
      <w:r w:rsidR="00D202C8" w:rsidRPr="008231D4">
        <w:rPr>
          <w:rFonts w:cs="Arial"/>
        </w:rPr>
        <w:t xml:space="preserve">– </w:t>
      </w:r>
      <w:r w:rsidR="00EF7970" w:rsidRPr="008231D4">
        <w:rPr>
          <w:rFonts w:cs="Arial"/>
        </w:rPr>
        <w:t>a</w:t>
      </w:r>
      <w:r w:rsidR="00764E91" w:rsidRPr="008231D4">
        <w:rPr>
          <w:rFonts w:cs="Arial"/>
        </w:rPr>
        <w:t xml:space="preserve"> “f</w:t>
      </w:r>
      <w:r w:rsidR="000954D7" w:rsidRPr="008231D4">
        <w:rPr>
          <w:rFonts w:cs="Arial"/>
        </w:rPr>
        <w:t>ull</w:t>
      </w:r>
      <w:r w:rsidR="007516B2" w:rsidRPr="008231D4">
        <w:rPr>
          <w:rFonts w:cs="Arial"/>
        </w:rPr>
        <w:t xml:space="preserve">” </w:t>
      </w:r>
      <w:r w:rsidR="000954D7" w:rsidRPr="008231D4">
        <w:rPr>
          <w:rFonts w:cs="Arial"/>
        </w:rPr>
        <w:t>model</w:t>
      </w:r>
      <w:r w:rsidR="00764E91" w:rsidRPr="008231D4">
        <w:rPr>
          <w:rFonts w:cs="Arial"/>
        </w:rPr>
        <w:t xml:space="preserve"> </w:t>
      </w:r>
      <w:r w:rsidR="00D202C8" w:rsidRPr="008231D4">
        <w:rPr>
          <w:rFonts w:cs="Arial"/>
        </w:rPr>
        <w:t xml:space="preserve">and </w:t>
      </w:r>
      <w:r w:rsidR="00EF7970" w:rsidRPr="008231D4">
        <w:rPr>
          <w:rFonts w:cs="Arial"/>
        </w:rPr>
        <w:t>a</w:t>
      </w:r>
      <w:r w:rsidR="00764E91" w:rsidRPr="008231D4">
        <w:rPr>
          <w:rFonts w:cs="Arial"/>
        </w:rPr>
        <w:t xml:space="preserve"> “n</w:t>
      </w:r>
      <w:r w:rsidR="00FA56C2" w:rsidRPr="008231D4">
        <w:rPr>
          <w:rFonts w:cs="Arial"/>
        </w:rPr>
        <w:t>ull</w:t>
      </w:r>
      <w:r w:rsidR="007516B2" w:rsidRPr="008231D4">
        <w:rPr>
          <w:rFonts w:cs="Arial"/>
        </w:rPr>
        <w:t xml:space="preserve">” </w:t>
      </w:r>
      <w:r w:rsidR="00FA56C2" w:rsidRPr="008231D4">
        <w:rPr>
          <w:rFonts w:cs="Arial"/>
        </w:rPr>
        <w:t>model</w:t>
      </w:r>
      <w:r w:rsidR="00D202C8" w:rsidRPr="008231D4">
        <w:rPr>
          <w:rFonts w:cs="Arial"/>
        </w:rPr>
        <w:t xml:space="preserve"> – and comparing them</w:t>
      </w:r>
      <w:r w:rsidR="00764E91" w:rsidRPr="008231D4">
        <w:rPr>
          <w:rFonts w:cs="Arial"/>
        </w:rPr>
        <w:t>.</w:t>
      </w:r>
      <w:r w:rsidR="009C0B63" w:rsidRPr="008231D4">
        <w:rPr>
          <w:rFonts w:cs="Arial"/>
        </w:rPr>
        <w:t xml:space="preserve"> </w:t>
      </w:r>
    </w:p>
    <w:p w14:paraId="7D3AFBA1" w14:textId="2E208853" w:rsidR="00F45FD8" w:rsidRPr="008231D4" w:rsidRDefault="009E3708" w:rsidP="00B350E0">
      <w:pPr>
        <w:jc w:val="both"/>
        <w:rPr>
          <w:rFonts w:cs="Arial"/>
        </w:rPr>
      </w:pPr>
      <w:r w:rsidRPr="008231D4">
        <w:rPr>
          <w:rFonts w:cs="Arial"/>
        </w:rPr>
        <w:t xml:space="preserve">The </w:t>
      </w:r>
      <w:r w:rsidR="00EE700C" w:rsidRPr="008231D4">
        <w:rPr>
          <w:rFonts w:cs="Arial"/>
        </w:rPr>
        <w:t>“</w:t>
      </w:r>
      <w:r w:rsidRPr="008231D4">
        <w:rPr>
          <w:rFonts w:cs="Arial"/>
        </w:rPr>
        <w:t>full</w:t>
      </w:r>
      <w:r w:rsidR="00EE700C" w:rsidRPr="008231D4">
        <w:rPr>
          <w:rFonts w:cs="Arial"/>
        </w:rPr>
        <w:t>”</w:t>
      </w:r>
      <w:r w:rsidRPr="008231D4">
        <w:rPr>
          <w:rFonts w:cs="Arial"/>
        </w:rPr>
        <w:t xml:space="preserve"> model formula is as follows</w:t>
      </w:r>
      <w:r w:rsidR="00EE700C" w:rsidRPr="008231D4">
        <w:rPr>
          <w:rFonts w:cs="Arial"/>
        </w:rPr>
        <w:t>, using melanopic EDI as the predictor variable</w:t>
      </w:r>
      <w:ins w:id="441" w:author="Lucien Bickerstaff" w:date="2026-02-04T17:50:00Z" w16du:dateUtc="2026-02-04T16:50:00Z">
        <w:r w:rsidR="0037613F" w:rsidRPr="0037613F">
          <w:rPr>
            <w:rFonts w:cs="Arial"/>
          </w:rPr>
          <w:t xml:space="preserve"> </w:t>
        </w:r>
        <w:r w:rsidR="0037613F" w:rsidRPr="008231D4">
          <w:rPr>
            <w:rFonts w:cs="Arial"/>
          </w:rPr>
          <w:t>according to the Wilkinson-Rogers notation</w:t>
        </w:r>
      </w:ins>
      <w:r w:rsidR="004C547D">
        <w:rPr>
          <w:rFonts w:cs="Arial"/>
        </w:rPr>
        <w:fldChar w:fldCharType="begin"/>
      </w:r>
      <w:r w:rsidR="00882151">
        <w:rPr>
          <w:rFonts w:cs="Arial"/>
        </w:rPr>
        <w:instrText xml:space="preserve"> ADDIN ZOTERO_ITEM CSL_CITATION {"citationID":"C9KwoSK3","properties":{"unsorted":false,"formattedCitation":"\\super 31\\nosupersub{}","plainCitation":"31","noteIndex":0},"citationItems":[{"id":4169,"uris":["http://zotero.org/users/13639132/items/SU6VZNXD"],"itemData":{"id":4169,"type":"article-journal","container-title":"Applied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4C547D">
        <w:rPr>
          <w:rFonts w:cs="Arial"/>
        </w:rPr>
        <w:fldChar w:fldCharType="separate"/>
      </w:r>
      <w:r w:rsidR="00882151" w:rsidRPr="00882151">
        <w:rPr>
          <w:rFonts w:cs="Arial"/>
          <w:vertAlign w:val="superscript"/>
        </w:rPr>
        <w:t>31</w:t>
      </w:r>
      <w:r w:rsidR="004C547D">
        <w:rPr>
          <w:rFonts w:cs="Arial"/>
        </w:rPr>
        <w:fldChar w:fldCharType="end"/>
      </w:r>
      <w:r w:rsidRPr="008231D4">
        <w:rPr>
          <w:rFonts w:cs="Arial"/>
        </w:rPr>
        <w:t>:</w:t>
      </w:r>
    </w:p>
    <w:p w14:paraId="0DEAE5CA" w14:textId="593CA837" w:rsidR="009E3708" w:rsidRPr="00B86A4C" w:rsidRDefault="009E3708" w:rsidP="00B350E0">
      <w:pPr>
        <w:jc w:val="both"/>
        <w:rPr>
          <w:rFonts w:cs="Arial"/>
        </w:rPr>
      </w:pPr>
      <w:commentRangeStart w:id="442"/>
      <m:oMath>
        <m:r>
          <w:rPr>
            <w:rFonts w:ascii="Cambria Math" w:hAnsi="Cambria Math" w:cs="Arial"/>
          </w:rPr>
          <m:t>EMG response ~</m:t>
        </m:r>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 xml:space="preserve"> | Participant ID)</m:t>
        </m:r>
      </m:oMath>
      <w:commentRangeStart w:id="443"/>
      <w:commentRangeEnd w:id="443"/>
      <w:r w:rsidRPr="00B86A4C">
        <w:rPr>
          <w:rStyle w:val="CommentReference"/>
          <w:rFonts w:cs="Arial"/>
          <w:sz w:val="24"/>
          <w:szCs w:val="24"/>
        </w:rPr>
        <w:commentReference w:id="443"/>
      </w:r>
      <w:commentRangeEnd w:id="442"/>
      <w:r w:rsidR="00573C68" w:rsidRPr="00B86A4C">
        <w:rPr>
          <w:rStyle w:val="CommentReference"/>
          <w:rFonts w:cs="Arial"/>
          <w:sz w:val="24"/>
          <w:szCs w:val="24"/>
        </w:rPr>
        <w:commentReference w:id="442"/>
      </w:r>
    </w:p>
    <w:p w14:paraId="1ACEF1EC" w14:textId="2EDF0D93" w:rsidR="00EE700C" w:rsidRPr="008231D4" w:rsidRDefault="00EE700C" w:rsidP="00B350E0">
      <w:pPr>
        <w:jc w:val="both"/>
        <w:rPr>
          <w:rFonts w:cs="Arial"/>
        </w:rPr>
      </w:pPr>
      <w:r w:rsidRPr="008231D4">
        <w:rPr>
          <w:rFonts w:cs="Arial"/>
        </w:rPr>
        <w:t>The “null” model formula uses photopic illuminance as a predictor instead:</w:t>
      </w:r>
    </w:p>
    <w:p w14:paraId="5A783AB5" w14:textId="2A423F8C" w:rsidR="00EE700C" w:rsidRPr="00F705EC" w:rsidRDefault="00EE700C" w:rsidP="00B350E0">
      <w:pPr>
        <w:jc w:val="both"/>
        <w:rPr>
          <w:ins w:id="444" w:author="Lucien Bickerstaff" w:date="2026-02-04T17:21:00Z" w16du:dateUtc="2026-02-04T16:21:00Z"/>
          <w:rFonts w:cs="Arial"/>
        </w:rPr>
      </w:pPr>
      <m:oMathPara>
        <m:oMathParaPr>
          <m:jc m:val="left"/>
        </m:oMathParaPr>
        <m:oMath>
          <m:r>
            <w:rPr>
              <w:rFonts w:ascii="Cambria Math" w:hAnsi="Cambria Math" w:cs="Arial"/>
            </w:rPr>
            <m:t>EMG response ~</m:t>
          </m:r>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Illuminance</m:t>
              </m:r>
            </m:e>
          </m:d>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del w:id="445" w:author="Johannes Zauner" w:date="2026-02-04T10:05:00Z" w16du:dateUtc="2026-02-04T09:05:00Z">
                  <w:rPr>
                    <w:rFonts w:ascii="Cambria Math" w:eastAsia="Arial" w:hAnsi="Cambria Math" w:cs="Arial"/>
                  </w:rPr>
                  <m:t>Melanopic EDI</m:t>
                </w:del>
              </m:r>
              <m:r>
                <w:ins w:id="446" w:author="Johannes Zauner" w:date="2026-02-04T10:05:00Z" w16du:dateUtc="2026-02-04T09:05:00Z">
                  <w:rPr>
                    <w:rFonts w:ascii="Cambria Math" w:eastAsia="Arial" w:hAnsi="Cambria Math" w:cs="Arial"/>
                  </w:rPr>
                  <m:t>Illuminance</m:t>
                </w:ins>
              </m:r>
            </m:e>
          </m:d>
          <m:r>
            <w:rPr>
              <w:rFonts w:ascii="Cambria Math" w:eastAsia="Arial" w:hAnsi="Cambria Math" w:cs="Arial"/>
            </w:rPr>
            <m:t xml:space="preserve"> | Participant ID</m:t>
          </m:r>
          <m:r>
            <w:rPr>
              <w:rFonts w:ascii="Cambria Math" w:eastAsia="Arial" w:hAnsi="Cambria Math" w:cs="Arial"/>
            </w:rPr>
            <m:t>)</m:t>
          </m:r>
        </m:oMath>
      </m:oMathPara>
    </w:p>
    <w:p w14:paraId="1D984E1D" w14:textId="1C6EB1F3" w:rsidR="00A172A8" w:rsidRPr="00B86A4C" w:rsidRDefault="00DB2F02" w:rsidP="00B350E0">
      <w:pPr>
        <w:jc w:val="both"/>
        <w:rPr>
          <w:rFonts w:cs="Arial"/>
        </w:rPr>
      </w:pPr>
      <w:ins w:id="447" w:author="Lucien Bickerstaff" w:date="2026-02-04T17:23:00Z" w16du:dateUtc="2026-02-04T16:23:00Z">
        <w:r>
          <w:rPr>
            <w:rFonts w:cs="Arial"/>
          </w:rPr>
          <w:t>As a note, t</w:t>
        </w:r>
      </w:ins>
      <w:ins w:id="448" w:author="Lucien Bickerstaff" w:date="2026-02-04T17:21:00Z" w16du:dateUtc="2026-02-04T16:21:00Z">
        <w:r w:rsidR="00A172A8">
          <w:rPr>
            <w:rFonts w:cs="Arial"/>
          </w:rPr>
          <w:t xml:space="preserve">he </w:t>
        </w:r>
      </w:ins>
      <m:oMath>
        <m:sSub>
          <m:sSubPr>
            <m:ctrlPr>
              <w:ins w:id="449" w:author="Lucien Bickerstaff" w:date="2026-02-04T17:21:00Z" w16du:dateUtc="2026-02-04T16:21:00Z">
                <w:rPr>
                  <w:rFonts w:ascii="Cambria Math" w:eastAsia="Arial" w:hAnsi="Cambria Math" w:cs="Arial"/>
                  <w:i/>
                </w:rPr>
              </w:ins>
            </m:ctrlPr>
          </m:sSubPr>
          <m:e>
            <m:r>
              <w:ins w:id="450" w:author="Lucien Bickerstaff" w:date="2026-02-04T17:21:00Z" w16du:dateUtc="2026-02-04T16:21:00Z">
                <w:rPr>
                  <w:rFonts w:ascii="Cambria Math" w:eastAsia="Arial" w:hAnsi="Cambria Math" w:cs="Arial"/>
                </w:rPr>
                <m:t>Z</m:t>
              </w:ins>
            </m:r>
          </m:e>
          <m:sub>
            <m:r>
              <w:ins w:id="451" w:author="Lucien Bickerstaff" w:date="2026-02-04T17:21:00Z" w16du:dateUtc="2026-02-04T16:21:00Z">
                <w:rPr>
                  <w:rFonts w:ascii="Cambria Math" w:eastAsia="Arial" w:hAnsi="Cambria Math" w:cs="Arial"/>
                </w:rPr>
                <m:t>i</m:t>
              </w:ins>
            </m:r>
          </m:sub>
        </m:sSub>
      </m:oMath>
      <w:ins w:id="452" w:author="Lucien Bickerstaff" w:date="2026-02-04T17:21:00Z" w16du:dateUtc="2026-02-04T16:21:00Z">
        <w:r w:rsidR="00A172A8">
          <w:rPr>
            <w:rFonts w:cs="Arial"/>
          </w:rPr>
          <w:t xml:space="preserve"> parameter </w:t>
        </w:r>
      </w:ins>
      <w:ins w:id="453" w:author="Lucien Bickerstaff" w:date="2026-02-04T17:22:00Z" w16du:dateUtc="2026-02-04T16:22:00Z">
        <w:r w:rsidR="004B6F6A">
          <w:rPr>
            <w:rFonts w:cs="Arial"/>
          </w:rPr>
          <w:t xml:space="preserve">present in the modelling of the EMG pilot data (see </w:t>
        </w:r>
        <w:r w:rsidR="004B6F6A" w:rsidRPr="004B6F6A">
          <w:rPr>
            <w:rFonts w:cs="Arial"/>
            <w:i/>
            <w:iCs/>
            <w:rPrChange w:id="454" w:author="Lucien Bickerstaff" w:date="2026-02-04T17:22:00Z" w16du:dateUtc="2026-02-04T16:22:00Z">
              <w:rPr>
                <w:rFonts w:cs="Arial"/>
              </w:rPr>
            </w:rPrChange>
          </w:rPr>
          <w:fldChar w:fldCharType="begin"/>
        </w:r>
        <w:r w:rsidR="004B6F6A" w:rsidRPr="004B6F6A">
          <w:rPr>
            <w:rFonts w:cs="Arial"/>
            <w:i/>
            <w:iCs/>
            <w:rPrChange w:id="455" w:author="Lucien Bickerstaff" w:date="2026-02-04T17:22:00Z" w16du:dateUtc="2026-02-04T16:22:00Z">
              <w:rPr>
                <w:rFonts w:cs="Arial"/>
              </w:rPr>
            </w:rPrChange>
          </w:rPr>
          <w:instrText xml:space="preserve"> REF _Ref221118160 \h </w:instrText>
        </w:r>
      </w:ins>
      <w:r w:rsidR="004B6F6A">
        <w:rPr>
          <w:rFonts w:cs="Arial"/>
          <w:i/>
          <w:iCs/>
        </w:rPr>
        <w:instrText xml:space="preserve"> \* MERGEFORMAT </w:instrText>
      </w:r>
      <w:r w:rsidR="004B6F6A" w:rsidRPr="009A63B4">
        <w:rPr>
          <w:rFonts w:cs="Arial"/>
          <w:i/>
        </w:rPr>
      </w:r>
      <w:r w:rsidR="004B6F6A" w:rsidRPr="004B6F6A">
        <w:rPr>
          <w:rFonts w:cs="Arial"/>
          <w:i/>
          <w:iCs/>
          <w:rPrChange w:id="456" w:author="Lucien Bickerstaff" w:date="2026-02-04T17:22:00Z" w16du:dateUtc="2026-02-04T16:22:00Z">
            <w:rPr>
              <w:rFonts w:cs="Arial"/>
            </w:rPr>
          </w:rPrChange>
        </w:rPr>
        <w:fldChar w:fldCharType="separate"/>
      </w:r>
      <w:ins w:id="457" w:author="Lucien Bickerstaff" w:date="2026-02-04T17:22:00Z" w16du:dateUtc="2026-02-04T16:22:00Z">
        <w:r w:rsidR="004B6F6A" w:rsidRPr="004B6F6A">
          <w:rPr>
            <w:i/>
            <w:iCs/>
            <w:rPrChange w:id="458" w:author="Lucien Bickerstaff" w:date="2026-02-04T17:22:00Z" w16du:dateUtc="2026-02-04T16:22:00Z">
              <w:rPr/>
            </w:rPrChange>
          </w:rPr>
          <w:t>Pilot data</w:t>
        </w:r>
        <w:r w:rsidR="004B6F6A" w:rsidRPr="004B6F6A">
          <w:rPr>
            <w:rFonts w:cs="Arial"/>
            <w:i/>
            <w:iCs/>
            <w:rPrChange w:id="459" w:author="Lucien Bickerstaff" w:date="2026-02-04T17:22:00Z" w16du:dateUtc="2026-02-04T16:22:00Z">
              <w:rPr>
                <w:rFonts w:cs="Arial"/>
              </w:rPr>
            </w:rPrChange>
          </w:rPr>
          <w:fldChar w:fldCharType="end"/>
        </w:r>
        <w:r w:rsidR="004B6F6A">
          <w:rPr>
            <w:rFonts w:cs="Arial"/>
          </w:rPr>
          <w:t xml:space="preserve"> section) does not appear here as there is no 0-lux condition anymore in th</w:t>
        </w:r>
      </w:ins>
      <w:ins w:id="460" w:author="Lucien Bickerstaff" w:date="2026-02-04T17:23:00Z" w16du:dateUtc="2026-02-04T16:23:00Z">
        <w:r>
          <w:rPr>
            <w:rFonts w:cs="Arial"/>
          </w:rPr>
          <w:t>is protocol.</w:t>
        </w:r>
      </w:ins>
    </w:p>
    <w:p w14:paraId="38A72E73" w14:textId="51EAE165" w:rsidR="00AB4C02" w:rsidRDefault="009B4D21" w:rsidP="00B350E0">
      <w:pPr>
        <w:jc w:val="both"/>
        <w:rPr>
          <w:rFonts w:cs="Arial"/>
        </w:rPr>
      </w:pPr>
      <w:r w:rsidRPr="008231D4">
        <w:rPr>
          <w:rFonts w:cs="Arial"/>
        </w:rPr>
        <w:t xml:space="preserve">Then, </w:t>
      </w:r>
      <w:r w:rsidR="00E31FDF" w:rsidRPr="008231D4">
        <w:rPr>
          <w:rFonts w:cs="Arial"/>
        </w:rPr>
        <w:t xml:space="preserve">from all 1000 simulations, </w:t>
      </w:r>
      <w:r w:rsidRPr="008231D4">
        <w:rPr>
          <w:rFonts w:cs="Arial"/>
        </w:rPr>
        <w:t xml:space="preserve">the </w:t>
      </w:r>
      <w:r w:rsidR="00671E09" w:rsidRPr="008231D4">
        <w:rPr>
          <w:rFonts w:cs="Arial"/>
        </w:rPr>
        <w:t>True Positive Rate</w:t>
      </w:r>
      <w:r w:rsidR="007516B2" w:rsidRPr="008231D4">
        <w:rPr>
          <w:rFonts w:cs="Arial"/>
        </w:rPr>
        <w:t xml:space="preserve"> (TPR, i.e., power)</w:t>
      </w:r>
      <w:r w:rsidR="00671E09" w:rsidRPr="008231D4">
        <w:rPr>
          <w:rFonts w:cs="Arial"/>
        </w:rPr>
        <w:t xml:space="preserve"> is calculated</w:t>
      </w:r>
      <w:r w:rsidR="00D56770" w:rsidRPr="008231D4">
        <w:rPr>
          <w:rFonts w:cs="Arial"/>
        </w:rPr>
        <w:t xml:space="preserve"> from the proportion of BF</w:t>
      </w:r>
      <w:r w:rsidR="00630839" w:rsidRPr="008231D4">
        <w:rPr>
          <w:rFonts w:cs="Arial"/>
        </w:rPr>
        <w:t>s</w:t>
      </w:r>
      <w:r w:rsidR="00D56770" w:rsidRPr="008231D4">
        <w:rPr>
          <w:rFonts w:cs="Arial"/>
        </w:rPr>
        <w:t xml:space="preserve"> higher than </w:t>
      </w:r>
      <w:r w:rsidR="009C0B63" w:rsidRPr="008231D4">
        <w:rPr>
          <w:rFonts w:cs="Arial"/>
        </w:rPr>
        <w:t>10 –</w:t>
      </w:r>
      <w:r w:rsidR="00E50E4A" w:rsidRPr="008231D4">
        <w:rPr>
          <w:rFonts w:cs="Arial"/>
        </w:rPr>
        <w:t xml:space="preserve"> indicating strong evidence</w:t>
      </w:r>
      <w:r w:rsidR="00907D0A" w:rsidRPr="008231D4">
        <w:rPr>
          <w:rFonts w:cs="Arial"/>
        </w:rPr>
        <w:t xml:space="preserve"> </w:t>
      </w:r>
      <w:r w:rsidR="007516B2" w:rsidRPr="008231D4">
        <w:rPr>
          <w:rFonts w:cs="Arial"/>
        </w:rPr>
        <w:t>in favour of the “full” model</w:t>
      </w:r>
      <w:r w:rsidR="00F26400">
        <w:rPr>
          <w:rFonts w:cs="Arial"/>
        </w:rPr>
        <w:t>, i.e. the melanopsin model</w:t>
      </w:r>
      <w:r w:rsidR="00D56770" w:rsidRPr="008231D4">
        <w:rPr>
          <w:rFonts w:cs="Arial"/>
        </w:rPr>
        <w:t>.</w:t>
      </w:r>
      <w:r w:rsidR="00AB4C02">
        <w:rPr>
          <w:rFonts w:cs="Arial"/>
        </w:rPr>
        <w:t xml:space="preserve"> </w:t>
      </w:r>
      <w:r w:rsidR="0023670A" w:rsidRPr="008231D4">
        <w:rPr>
          <w:rFonts w:cs="Arial"/>
        </w:rPr>
        <w:t xml:space="preserve">BFDA </w:t>
      </w:r>
      <w:r w:rsidR="00AB4C02">
        <w:rPr>
          <w:rFonts w:cs="Arial"/>
        </w:rPr>
        <w:t>was</w:t>
      </w:r>
      <w:r w:rsidR="0023670A" w:rsidRPr="008231D4">
        <w:rPr>
          <w:rFonts w:cs="Arial"/>
        </w:rPr>
        <w:t xml:space="preserve"> performed for a range of sample sizes </w:t>
      </w:r>
      <w:r w:rsidR="008C17FF" w:rsidRPr="008231D4">
        <w:rPr>
          <w:rFonts w:cs="Arial"/>
        </w:rPr>
        <w:t>(</w:t>
      </w:r>
      <w:r w:rsidR="00A83A4C" w:rsidRPr="008231D4">
        <w:rPr>
          <w:rFonts w:cs="Arial"/>
        </w:rPr>
        <w:t xml:space="preserve">2 to 50) </w:t>
      </w:r>
      <w:r w:rsidR="0023670A" w:rsidRPr="008231D4">
        <w:rPr>
          <w:rFonts w:cs="Arial"/>
        </w:rPr>
        <w:t xml:space="preserve">and </w:t>
      </w:r>
      <w:r w:rsidR="00367023" w:rsidRPr="008231D4">
        <w:rPr>
          <w:rFonts w:cs="Arial"/>
        </w:rPr>
        <w:t xml:space="preserve">noise </w:t>
      </w:r>
      <w:r w:rsidR="00F23EC7" w:rsidRPr="008231D4">
        <w:rPr>
          <w:rFonts w:cs="Arial"/>
        </w:rPr>
        <w:t xml:space="preserve">scaling factor </w:t>
      </w:r>
      <w:r w:rsidR="00367023" w:rsidRPr="008231D4">
        <w:rPr>
          <w:rFonts w:cs="Arial"/>
        </w:rPr>
        <w:t>levels</w:t>
      </w:r>
      <w:r w:rsidR="00A83A4C" w:rsidRPr="008231D4">
        <w:rPr>
          <w:rFonts w:cs="Arial"/>
        </w:rPr>
        <w:t xml:space="preserve"> (</w:t>
      </w:r>
      <w:r w:rsidR="00AB4C02">
        <w:rPr>
          <w:rFonts w:cs="Arial"/>
        </w:rPr>
        <w:t>1</w:t>
      </w:r>
      <w:r w:rsidR="00F23EC7" w:rsidRPr="008231D4">
        <w:rPr>
          <w:rFonts w:cs="Arial"/>
        </w:rPr>
        <w:t xml:space="preserve"> to 10 </w:t>
      </w:r>
      <w:r w:rsidR="00E7665E" w:rsidRPr="008231D4">
        <w:rPr>
          <w:rFonts w:cs="Arial"/>
        </w:rPr>
        <w:t>times the</w:t>
      </w:r>
      <w:r w:rsidR="00F23EC7" w:rsidRPr="008231D4">
        <w:rPr>
          <w:rFonts w:cs="Arial"/>
        </w:rPr>
        <w:t xml:space="preserve"> residual noise</w:t>
      </w:r>
      <w:r w:rsidR="00E7665E" w:rsidRPr="008231D4">
        <w:rPr>
          <w:rFonts w:cs="Arial"/>
        </w:rPr>
        <w:t xml:space="preserve"> </w:t>
      </w:r>
      <w:r w:rsidR="00AC2EBD" w:rsidRPr="008231D4">
        <w:rPr>
          <w:rFonts w:cs="Arial"/>
        </w:rPr>
        <w:t>when simulating</w:t>
      </w:r>
      <w:r w:rsidR="00E7665E" w:rsidRPr="008231D4">
        <w:rPr>
          <w:rFonts w:cs="Arial"/>
        </w:rPr>
        <w:t xml:space="preserve"> data)</w:t>
      </w:r>
      <w:r w:rsidR="00367023" w:rsidRPr="008231D4">
        <w:rPr>
          <w:rFonts w:cs="Arial"/>
        </w:rPr>
        <w:t xml:space="preserve">, </w:t>
      </w:r>
      <w:r w:rsidR="005E60BB" w:rsidRPr="008231D4">
        <w:rPr>
          <w:rFonts w:cs="Arial"/>
        </w:rPr>
        <w:t>indicating the conditions needed to properly capture the effect if it is present (a threshold of 0.8 for power</w:t>
      </w:r>
      <w:r w:rsidR="00DB5E9B" w:rsidRPr="008231D4">
        <w:rPr>
          <w:rFonts w:cs="Arial"/>
        </w:rPr>
        <w:t xml:space="preserve"> is </w:t>
      </w:r>
      <w:r w:rsidR="00FB35F4" w:rsidRPr="008231D4">
        <w:rPr>
          <w:rFonts w:cs="Arial"/>
        </w:rPr>
        <w:t xml:space="preserve">considered sufficient, which </w:t>
      </w:r>
      <w:r w:rsidR="00BB7408" w:rsidRPr="008231D4">
        <w:rPr>
          <w:rFonts w:cs="Arial"/>
        </w:rPr>
        <w:t xml:space="preserve">translates to </w:t>
      </w:r>
      <w:r w:rsidR="00316CEF" w:rsidRPr="008231D4">
        <w:rPr>
          <w:rFonts w:cs="Arial"/>
        </w:rPr>
        <w:t>an</w:t>
      </w:r>
      <w:r w:rsidR="00BB7408" w:rsidRPr="008231D4">
        <w:rPr>
          <w:rFonts w:cs="Arial"/>
        </w:rPr>
        <w:t xml:space="preserve"> 80% chance of detecti</w:t>
      </w:r>
      <w:ins w:id="461" w:author="Johannes Zauner" w:date="2026-02-04T10:07:00Z" w16du:dateUtc="2026-02-04T09:07:00Z">
        <w:r w:rsidR="006B5482">
          <w:rPr>
            <w:rFonts w:cs="Arial"/>
          </w:rPr>
          <w:t>on</w:t>
        </w:r>
        <w:r w:rsidR="003F3C5C">
          <w:rPr>
            <w:rFonts w:cs="Arial"/>
          </w:rPr>
          <w:t>,</w:t>
        </w:r>
      </w:ins>
      <w:del w:id="462" w:author="Johannes Zauner" w:date="2026-02-04T10:07:00Z" w16du:dateUtc="2026-02-04T09:07:00Z">
        <w:r w:rsidR="00BB7408" w:rsidRPr="008231D4" w:rsidDel="006B5482">
          <w:rPr>
            <w:rFonts w:cs="Arial"/>
          </w:rPr>
          <w:delText>ng</w:delText>
        </w:r>
      </w:del>
      <w:r w:rsidR="00BB7408" w:rsidRPr="008231D4">
        <w:rPr>
          <w:rFonts w:cs="Arial"/>
        </w:rPr>
        <w:t xml:space="preserve"> </w:t>
      </w:r>
      <w:ins w:id="463" w:author="Johannes Zauner" w:date="2026-02-04T10:06:00Z" w16du:dateUtc="2026-02-04T09:06:00Z">
        <w:r w:rsidR="00C72F1C">
          <w:rPr>
            <w:rFonts w:cs="Arial"/>
          </w:rPr>
          <w:t xml:space="preserve">given that the </w:t>
        </w:r>
      </w:ins>
      <w:del w:id="464" w:author="Johannes Zauner" w:date="2026-02-04T10:06:00Z" w16du:dateUtc="2026-02-04T09:06:00Z">
        <w:r w:rsidR="00BB7408" w:rsidRPr="008231D4" w:rsidDel="00C72F1C">
          <w:rPr>
            <w:rFonts w:cs="Arial"/>
          </w:rPr>
          <w:delText xml:space="preserve">a true </w:delText>
        </w:r>
      </w:del>
      <w:r w:rsidR="00BB7408" w:rsidRPr="008231D4">
        <w:rPr>
          <w:rFonts w:cs="Arial"/>
        </w:rPr>
        <w:t>effect</w:t>
      </w:r>
      <w:ins w:id="465" w:author="Johannes Zauner" w:date="2026-02-04T10:07:00Z" w16du:dateUtc="2026-02-04T09:07:00Z">
        <w:r w:rsidR="00C72F1C">
          <w:rPr>
            <w:rFonts w:cs="Arial"/>
          </w:rPr>
          <w:t xml:space="preserve"> </w:t>
        </w:r>
        <w:r w:rsidR="00E5468B">
          <w:rPr>
            <w:rFonts w:cs="Arial"/>
          </w:rPr>
          <w:t xml:space="preserve">is true </w:t>
        </w:r>
        <w:r w:rsidR="00C72F1C">
          <w:rPr>
            <w:rFonts w:cs="Arial"/>
          </w:rPr>
          <w:t>as parametri</w:t>
        </w:r>
      </w:ins>
      <w:ins w:id="466" w:author="Lucien Bickerstaff" w:date="2026-02-04T18:29:00Z" w16du:dateUtc="2026-02-04T17:29:00Z">
        <w:r w:rsidR="003A7B29">
          <w:rPr>
            <w:rFonts w:cs="Arial"/>
          </w:rPr>
          <w:t>s</w:t>
        </w:r>
      </w:ins>
      <w:ins w:id="467" w:author="Johannes Zauner" w:date="2026-02-04T10:07:00Z" w16du:dateUtc="2026-02-04T09:07:00Z">
        <w:del w:id="468" w:author="Lucien Bickerstaff" w:date="2026-02-04T18:29:00Z" w16du:dateUtc="2026-02-04T17:29:00Z">
          <w:r w:rsidR="00C72F1C" w:rsidDel="003A7B29">
            <w:rPr>
              <w:rFonts w:cs="Arial"/>
            </w:rPr>
            <w:delText>z</w:delText>
          </w:r>
        </w:del>
        <w:r w:rsidR="00C72F1C">
          <w:rPr>
            <w:rFonts w:cs="Arial"/>
          </w:rPr>
          <w:t>ed</w:t>
        </w:r>
      </w:ins>
      <w:r w:rsidR="00BB7408" w:rsidRPr="008231D4">
        <w:rPr>
          <w:rFonts w:cs="Arial"/>
        </w:rPr>
        <w:t>)</w:t>
      </w:r>
      <w:r w:rsidR="00F52B90" w:rsidRPr="008231D4">
        <w:rPr>
          <w:rFonts w:cs="Arial"/>
        </w:rPr>
        <w:t>.</w:t>
      </w:r>
      <w:r w:rsidR="00AB4C02">
        <w:rPr>
          <w:rFonts w:cs="Arial"/>
        </w:rPr>
        <w:t xml:space="preserve"> </w:t>
      </w:r>
    </w:p>
    <w:p w14:paraId="605A3EEA" w14:textId="75BC9CE3" w:rsidR="009F7A0D" w:rsidRPr="008231D4" w:rsidRDefault="009F7A0D" w:rsidP="00B350E0">
      <w:pPr>
        <w:jc w:val="both"/>
        <w:rPr>
          <w:rFonts w:cs="Arial"/>
        </w:rPr>
      </w:pPr>
      <w:r w:rsidRPr="008231D4">
        <w:rPr>
          <w:rFonts w:cs="Arial"/>
        </w:rPr>
        <w:t xml:space="preserve">The power analysis indicated very high power even for small sample sizes – </w:t>
      </w:r>
      <w:r w:rsidR="00137E81" w:rsidRPr="008231D4">
        <w:rPr>
          <w:rFonts w:cs="Arial"/>
        </w:rPr>
        <w:t>for</w:t>
      </w:r>
      <w:r w:rsidRPr="008231D4">
        <w:rPr>
          <w:rFonts w:cs="Arial"/>
        </w:rPr>
        <w:t xml:space="preserve"> </w:t>
      </w:r>
      <w:r w:rsidR="00137E81" w:rsidRPr="008231D4">
        <w:rPr>
          <w:rFonts w:cs="Arial"/>
        </w:rPr>
        <w:t xml:space="preserve">a noise scaling factor of </w:t>
      </w:r>
      <w:r w:rsidR="00F81FF9" w:rsidRPr="008231D4">
        <w:rPr>
          <w:rFonts w:cs="Arial"/>
        </w:rPr>
        <w:t>1</w:t>
      </w:r>
      <w:r w:rsidR="00137E81" w:rsidRPr="008231D4">
        <w:rPr>
          <w:rFonts w:cs="Arial"/>
        </w:rPr>
        <w:t xml:space="preserve">, i.e. identical to the residual noise </w:t>
      </w:r>
      <w:r w:rsidR="001060A4" w:rsidRPr="008231D4">
        <w:rPr>
          <w:rFonts w:cs="Arial"/>
        </w:rPr>
        <w:t xml:space="preserve">observed in the model used to generate the data, </w:t>
      </w:r>
      <w:r w:rsidR="00E64A04" w:rsidRPr="008231D4">
        <w:rPr>
          <w:rFonts w:cs="Arial"/>
        </w:rPr>
        <w:t>two participants are enough</w:t>
      </w:r>
      <w:del w:id="469" w:author="Johannes Zauner" w:date="2026-02-04T10:07:00Z" w16du:dateUtc="2026-02-04T09:07:00Z">
        <w:r w:rsidR="00E64A04" w:rsidRPr="008231D4" w:rsidDel="00062685">
          <w:rPr>
            <w:rFonts w:cs="Arial"/>
          </w:rPr>
          <w:delText xml:space="preserve"> to capture a true effect</w:delText>
        </w:r>
      </w:del>
      <w:r w:rsidR="00E64A04" w:rsidRPr="008231D4">
        <w:rPr>
          <w:rFonts w:cs="Arial"/>
        </w:rPr>
        <w:t>.</w:t>
      </w:r>
      <w:r w:rsidR="00F81FF9" w:rsidRPr="008231D4">
        <w:rPr>
          <w:rFonts w:cs="Arial"/>
        </w:rPr>
        <w:t xml:space="preserve"> </w:t>
      </w:r>
      <w:r w:rsidR="00935FFF" w:rsidRPr="008231D4">
        <w:rPr>
          <w:rFonts w:cs="Arial"/>
        </w:rPr>
        <w:t xml:space="preserve">If the residual noise observed in the actual data is </w:t>
      </w:r>
      <w:ins w:id="470" w:author="Gastbenutzer" w:date="2026-02-04T08:38:00Z" w16du:dateUtc="2026-02-04T08:38:01Z">
        <w:r w:rsidR="422B7A2B" w:rsidRPr="422B7A2B">
          <w:rPr>
            <w:rFonts w:cs="Arial"/>
          </w:rPr>
          <w:t>three</w:t>
        </w:r>
      </w:ins>
      <w:del w:id="471" w:author="Gastbenutzer" w:date="2026-02-04T08:38:00Z" w16du:dateUtc="2026-02-04T08:38:01Z">
        <w:r w:rsidR="00935FFF" w:rsidRPr="008231D4">
          <w:rPr>
            <w:rFonts w:cs="Arial"/>
          </w:rPr>
          <w:delText>3</w:delText>
        </w:r>
      </w:del>
      <w:r w:rsidR="00935FFF" w:rsidRPr="008231D4">
        <w:rPr>
          <w:rFonts w:cs="Arial"/>
        </w:rPr>
        <w:t xml:space="preserve"> times higher than the noise observed in the pilot data, </w:t>
      </w:r>
      <w:r w:rsidR="009C069E" w:rsidRPr="008231D4">
        <w:rPr>
          <w:rFonts w:cs="Arial"/>
        </w:rPr>
        <w:t xml:space="preserve">then </w:t>
      </w:r>
      <w:r w:rsidR="00FF48C6">
        <w:rPr>
          <w:rFonts w:cs="Arial"/>
        </w:rPr>
        <w:t>four</w:t>
      </w:r>
      <w:r w:rsidR="009C069E" w:rsidRPr="008231D4">
        <w:rPr>
          <w:rFonts w:cs="Arial"/>
        </w:rPr>
        <w:t xml:space="preserve"> participants are enough to surpass the satisfactory power value of 0.8.</w:t>
      </w:r>
      <w:r w:rsidR="00F81FF9" w:rsidRPr="008231D4">
        <w:rPr>
          <w:rFonts w:cs="Arial"/>
        </w:rPr>
        <w:t xml:space="preserve"> If noise levels are</w:t>
      </w:r>
      <w:r w:rsidR="00507FB1" w:rsidRPr="008231D4">
        <w:rPr>
          <w:rFonts w:cs="Arial"/>
        </w:rPr>
        <w:t xml:space="preserve"> </w:t>
      </w:r>
      <w:ins w:id="472" w:author="Gastbenutzer" w:date="2026-02-04T08:38:00Z" w16du:dateUtc="2026-02-04T08:38:14Z">
        <w:r w:rsidR="4325E113" w:rsidRPr="4325E113">
          <w:rPr>
            <w:rFonts w:cs="Arial"/>
          </w:rPr>
          <w:t>ten</w:t>
        </w:r>
      </w:ins>
      <w:del w:id="473" w:author="Gastbenutzer" w:date="2026-02-04T08:38:00Z" w16du:dateUtc="2026-02-04T08:38:13Z">
        <w:r w:rsidR="00507FB1" w:rsidRPr="008231D4">
          <w:rPr>
            <w:rFonts w:cs="Arial"/>
          </w:rPr>
          <w:delText>10</w:delText>
        </w:r>
      </w:del>
      <w:r w:rsidR="00507FB1" w:rsidRPr="008231D4">
        <w:rPr>
          <w:rFonts w:cs="Arial"/>
        </w:rPr>
        <w:t xml:space="preserve"> times higher, it </w:t>
      </w:r>
      <w:r w:rsidR="00810B38" w:rsidRPr="008231D4">
        <w:rPr>
          <w:rFonts w:cs="Arial"/>
        </w:rPr>
        <w:t>is not</w:t>
      </w:r>
      <w:r w:rsidR="00507FB1" w:rsidRPr="008231D4">
        <w:rPr>
          <w:rFonts w:cs="Arial"/>
        </w:rPr>
        <w:t xml:space="preserve"> possible to achieve high enough power </w:t>
      </w:r>
      <w:del w:id="474" w:author="Johannes Zauner" w:date="2026-02-04T10:08:00Z" w16du:dateUtc="2026-02-04T09:08:00Z">
        <w:r w:rsidR="00507FB1" w:rsidRPr="008231D4" w:rsidDel="00F76C7D">
          <w:rPr>
            <w:rFonts w:cs="Arial"/>
          </w:rPr>
          <w:delText xml:space="preserve">even with increasing </w:delText>
        </w:r>
      </w:del>
      <w:ins w:id="475" w:author="Johannes Zauner" w:date="2026-02-04T10:08:00Z" w16du:dateUtc="2026-02-04T09:08:00Z">
        <w:r w:rsidR="00F76C7D">
          <w:rPr>
            <w:rFonts w:cs="Arial"/>
          </w:rPr>
          <w:t xml:space="preserve">with reasonable </w:t>
        </w:r>
      </w:ins>
      <w:r w:rsidR="00507FB1" w:rsidRPr="008231D4">
        <w:rPr>
          <w:rFonts w:cs="Arial"/>
        </w:rPr>
        <w:t>sample sizes.</w:t>
      </w:r>
      <w:r w:rsidR="00FF48C6">
        <w:rPr>
          <w:rFonts w:cs="Arial"/>
        </w:rPr>
        <w:t xml:space="preserve"> The ceiling for satisfactory power</w:t>
      </w:r>
      <w:ins w:id="476" w:author="Johannes Zauner" w:date="2026-02-04T10:08:00Z" w16du:dateUtc="2026-02-04T09:08:00Z">
        <w:r w:rsidR="00FF5608">
          <w:rPr>
            <w:rFonts w:cs="Arial"/>
          </w:rPr>
          <w:t xml:space="preserve"> with 50 participants</w:t>
        </w:r>
      </w:ins>
      <w:r w:rsidR="00FF48C6">
        <w:rPr>
          <w:rFonts w:cs="Arial"/>
        </w:rPr>
        <w:t xml:space="preserve"> is reached for noise levels </w:t>
      </w:r>
      <w:ins w:id="477" w:author="Gastbenutzer" w:date="2026-02-04T08:38:00Z" w16du:dateUtc="2026-02-04T08:38:08Z">
        <w:r w:rsidR="4C0B0941" w:rsidRPr="4C0B0941">
          <w:rPr>
            <w:rFonts w:cs="Arial"/>
          </w:rPr>
          <w:t>five</w:t>
        </w:r>
      </w:ins>
      <w:del w:id="478" w:author="Gastbenutzer" w:date="2026-02-04T08:38:00Z" w16du:dateUtc="2026-02-04T08:38:08Z">
        <w:r w:rsidR="00BA6D2B">
          <w:rPr>
            <w:rFonts w:cs="Arial"/>
          </w:rPr>
          <w:delText>5</w:delText>
        </w:r>
      </w:del>
      <w:r w:rsidR="00BA6D2B">
        <w:rPr>
          <w:rFonts w:cs="Arial"/>
        </w:rPr>
        <w:t xml:space="preserve"> times higher than those observed in the pilot data.</w:t>
      </w:r>
    </w:p>
    <w:p w14:paraId="51F6C809" w14:textId="77777777" w:rsidR="00973318" w:rsidRPr="008231D4" w:rsidRDefault="00973318" w:rsidP="00973318"/>
    <w:p w14:paraId="07329AE1" w14:textId="30D76A1E" w:rsidR="5F2A6F13" w:rsidRPr="005F7403" w:rsidRDefault="5F2A6F13" w:rsidP="005F7403">
      <w:pPr>
        <w:pStyle w:val="Heading2"/>
      </w:pPr>
      <w:bookmarkStart w:id="479" w:name="_Analysis_plan"/>
      <w:bookmarkStart w:id="480" w:name="_Ref220679648"/>
      <w:bookmarkEnd w:id="479"/>
      <w:r w:rsidRPr="005F7403">
        <w:t>Analysis plan</w:t>
      </w:r>
      <w:bookmarkEnd w:id="480"/>
    </w:p>
    <w:p w14:paraId="5E8B6BB8" w14:textId="77777777" w:rsidR="004674CC" w:rsidRPr="008231D4" w:rsidRDefault="004674CC" w:rsidP="004674CC"/>
    <w:p w14:paraId="37359CB3" w14:textId="6857A89E" w:rsidR="005001A4" w:rsidRDefault="004674CC" w:rsidP="005F7403">
      <w:pPr>
        <w:pStyle w:val="Heading3"/>
        <w:rPr>
          <w:rFonts w:eastAsia="Arial"/>
        </w:rPr>
      </w:pPr>
      <w:r w:rsidRPr="008231D4">
        <w:rPr>
          <w:rFonts w:eastAsia="Arial"/>
        </w:rPr>
        <w:t>Software</w:t>
      </w:r>
    </w:p>
    <w:p w14:paraId="3A85FC5A" w14:textId="77777777" w:rsidR="005F7403" w:rsidRPr="005F7403" w:rsidRDefault="005F7403" w:rsidP="005F7403"/>
    <w:p w14:paraId="4E4C72DA" w14:textId="51EE6C59" w:rsidR="007A7CAF" w:rsidRPr="008231D4" w:rsidRDefault="00D84D46" w:rsidP="00B350E0">
      <w:pPr>
        <w:jc w:val="both"/>
        <w:rPr>
          <w:rFonts w:cs="Arial"/>
        </w:rPr>
      </w:pPr>
      <w:r w:rsidRPr="008231D4">
        <w:rPr>
          <w:rFonts w:cs="Arial"/>
        </w:rPr>
        <w:t>For consistency</w:t>
      </w:r>
      <w:r w:rsidR="00DC6431" w:rsidRPr="008231D4">
        <w:rPr>
          <w:rFonts w:cs="Arial"/>
        </w:rPr>
        <w:t>,</w:t>
      </w:r>
      <w:r w:rsidR="005001A4" w:rsidRPr="008231D4">
        <w:rPr>
          <w:rFonts w:cs="Arial"/>
        </w:rPr>
        <w:t xml:space="preserve"> preprocessing and analyses of the data will be performed on Python 3.</w:t>
      </w:r>
      <w:r w:rsidR="00404E69" w:rsidRPr="008231D4">
        <w:rPr>
          <w:rFonts w:cs="Arial"/>
        </w:rPr>
        <w:t>13</w:t>
      </w:r>
      <w:r w:rsidR="00B759BC">
        <w:rPr>
          <w:rFonts w:cs="Arial"/>
        </w:rPr>
        <w:fldChar w:fldCharType="begin"/>
      </w:r>
      <w:r w:rsidR="00882151">
        <w:rPr>
          <w:rFonts w:cs="Arial"/>
        </w:rPr>
        <w:instrText xml:space="preserve"> ADDIN ZOTERO_ITEM CSL_CITATION {"citationID":"PrTVkpi7","properties":{"unsorted":false,"formattedCitation":"\\super 42\\nosupersub{}","plainCitation":"42","noteIndex":0},"citationItems":[{"id":4151,"uris":["http://zotero.org/users/13639132/items/WAZ4E5TA"],"itemData":{"id":4151,"type":"article-journal","container-title":"CWI Quarterly","issue":"4","page":"283–304","title":"Interactively testing remote servers using the Python programming language","volume":"4","author":[{"family":"Rossum","given":"Guido","non-dropping-particle":"van"},{"family":"Boer","given":"Jelke","non-dropping-particle":"de"}],"issued":{"date-parts":[["1991",12]]}}}],"schema":"https://github.com/citation-style-language/schema/raw/master/csl-citation.json"} </w:instrText>
      </w:r>
      <w:r w:rsidR="00B759BC">
        <w:rPr>
          <w:rFonts w:cs="Arial"/>
        </w:rPr>
        <w:fldChar w:fldCharType="separate"/>
      </w:r>
      <w:r w:rsidR="00882151" w:rsidRPr="00882151">
        <w:rPr>
          <w:rFonts w:cs="Arial"/>
          <w:vertAlign w:val="superscript"/>
        </w:rPr>
        <w:t>42</w:t>
      </w:r>
      <w:r w:rsidR="00B759BC">
        <w:rPr>
          <w:rFonts w:cs="Arial"/>
        </w:rPr>
        <w:fldChar w:fldCharType="end"/>
      </w:r>
      <w:r w:rsidR="005001A4" w:rsidRPr="008231D4">
        <w:rPr>
          <w:rFonts w:cs="Arial"/>
        </w:rPr>
        <w:t xml:space="preserve"> and R version 4.</w:t>
      </w:r>
      <w:r w:rsidR="00816258" w:rsidRPr="008231D4">
        <w:rPr>
          <w:rFonts w:cs="Arial"/>
        </w:rPr>
        <w:t>4.0</w:t>
      </w:r>
      <w:r w:rsidR="00B759BC">
        <w:rPr>
          <w:rFonts w:cs="Arial"/>
        </w:rPr>
        <w:fldChar w:fldCharType="begin"/>
      </w:r>
      <w:r w:rsidR="00882151">
        <w:rPr>
          <w:rFonts w:cs="Arial"/>
        </w:rPr>
        <w:instrText xml:space="preserve"> ADDIN ZOTERO_ITEM CSL_CITATION {"citationID":"Xccav3Jl","properties":{"unsorted":false,"formattedCitation":"\\super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sidR="00B759BC">
        <w:rPr>
          <w:rFonts w:cs="Arial"/>
        </w:rPr>
        <w:fldChar w:fldCharType="separate"/>
      </w:r>
      <w:r w:rsidR="00882151" w:rsidRPr="00882151">
        <w:rPr>
          <w:rFonts w:cs="Arial"/>
          <w:vertAlign w:val="superscript"/>
        </w:rPr>
        <w:t>28</w:t>
      </w:r>
      <w:r w:rsidR="00B759BC">
        <w:rPr>
          <w:rFonts w:cs="Arial"/>
        </w:rPr>
        <w:fldChar w:fldCharType="end"/>
      </w:r>
      <w:r w:rsidR="00E37161" w:rsidRPr="008231D4">
        <w:rPr>
          <w:rFonts w:cs="Arial"/>
        </w:rPr>
        <w:t xml:space="preserve">, building upon the existing pipeline developed for the </w:t>
      </w:r>
      <w:r w:rsidR="00947D29">
        <w:rPr>
          <w:rFonts w:cs="Arial"/>
        </w:rPr>
        <w:t>pilot data</w:t>
      </w:r>
      <w:r w:rsidR="00E37161" w:rsidRPr="008231D4">
        <w:rPr>
          <w:rFonts w:cs="Arial"/>
        </w:rPr>
        <w:t>.</w:t>
      </w:r>
    </w:p>
    <w:p w14:paraId="0A215C01" w14:textId="77777777" w:rsidR="00E63394" w:rsidRPr="008231D4" w:rsidRDefault="00E63394" w:rsidP="00B350E0">
      <w:pPr>
        <w:jc w:val="both"/>
        <w:rPr>
          <w:rFonts w:cs="Arial"/>
        </w:rPr>
      </w:pPr>
    </w:p>
    <w:p w14:paraId="560D9B56" w14:textId="1778C692" w:rsidR="00210927" w:rsidRDefault="007E513C" w:rsidP="005F7403">
      <w:pPr>
        <w:pStyle w:val="Heading3"/>
      </w:pPr>
      <w:r w:rsidRPr="005F7403">
        <w:t xml:space="preserve">Data </w:t>
      </w:r>
      <w:r w:rsidR="00AD4D6E" w:rsidRPr="005F7403">
        <w:t>pre</w:t>
      </w:r>
      <w:r w:rsidRPr="005F7403">
        <w:t>processing</w:t>
      </w:r>
      <w:r w:rsidR="00AD4D6E" w:rsidRPr="005F7403">
        <w:t xml:space="preserve"> and outcome extraction</w:t>
      </w:r>
    </w:p>
    <w:p w14:paraId="3B23CDA1" w14:textId="77777777" w:rsidR="005F7403" w:rsidRPr="005F7403" w:rsidRDefault="005F7403" w:rsidP="005F7403"/>
    <w:p w14:paraId="20DC9B96" w14:textId="5BB3B19A" w:rsidR="009E58C0" w:rsidRPr="000003E6" w:rsidRDefault="007E513C" w:rsidP="000003E6">
      <w:pPr>
        <w:pStyle w:val="Heading4"/>
        <w:rPr>
          <w:rStyle w:val="SubtleEmphasis"/>
          <w:i w:val="0"/>
          <w:iCs/>
          <w:color w:val="000000" w:themeColor="text1"/>
        </w:rPr>
      </w:pPr>
      <w:r w:rsidRPr="000003E6">
        <w:rPr>
          <w:rStyle w:val="SubtleEmphasis"/>
          <w:i w:val="0"/>
          <w:iCs/>
          <w:color w:val="000000" w:themeColor="text1"/>
        </w:rPr>
        <w:t>Pupillometry</w:t>
      </w:r>
      <w:r w:rsidR="00AB287D" w:rsidRPr="000003E6">
        <w:rPr>
          <w:rStyle w:val="SubtleEmphasis"/>
          <w:i w:val="0"/>
          <w:iCs/>
          <w:color w:val="000000" w:themeColor="text1"/>
        </w:rPr>
        <w:t xml:space="preserve"> data</w:t>
      </w:r>
      <w:r w:rsidR="000003E6" w:rsidRPr="000003E6">
        <w:rPr>
          <w:rStyle w:val="SubtleEmphasis"/>
          <w:i w:val="0"/>
          <w:iCs/>
          <w:color w:val="000000" w:themeColor="text1"/>
        </w:rPr>
        <w:t xml:space="preserve"> pipeline</w:t>
      </w:r>
    </w:p>
    <w:p w14:paraId="25E360BE" w14:textId="77777777" w:rsidR="00C36A23" w:rsidRPr="00C36A23" w:rsidRDefault="00C36A23" w:rsidP="00C36A23"/>
    <w:p w14:paraId="17D35124" w14:textId="5E169AB7" w:rsidR="009E58C0" w:rsidRPr="008231D4" w:rsidRDefault="009E58C0" w:rsidP="00B350E0">
      <w:pPr>
        <w:jc w:val="both"/>
        <w:rPr>
          <w:rFonts w:cs="Arial"/>
          <w:color w:val="EE0000"/>
        </w:rPr>
      </w:pPr>
      <w:r w:rsidRPr="008231D4">
        <w:rPr>
          <w:rFonts w:cs="Arial"/>
        </w:rPr>
        <w:t xml:space="preserve">Before any analyses, the pupillary data is </w:t>
      </w:r>
      <w:proofErr w:type="spellStart"/>
      <w:r w:rsidRPr="008231D4">
        <w:rPr>
          <w:rFonts w:cs="Arial"/>
        </w:rPr>
        <w:t>preprocessed</w:t>
      </w:r>
      <w:proofErr w:type="spellEnd"/>
      <w:r w:rsidRPr="008231D4">
        <w:rPr>
          <w:rFonts w:cs="Arial"/>
        </w:rPr>
        <w:t xml:space="preserve"> using the following pipeline</w:t>
      </w:r>
      <w:r w:rsidR="00E55D4E" w:rsidRPr="008231D4">
        <w:rPr>
          <w:rFonts w:cs="Arial"/>
        </w:rPr>
        <w:t xml:space="preserve">, which is applied separately </w:t>
      </w:r>
      <w:r w:rsidR="001B4190" w:rsidRPr="008231D4">
        <w:rPr>
          <w:rFonts w:cs="Arial"/>
        </w:rPr>
        <w:t>on</w:t>
      </w:r>
      <w:r w:rsidR="00E55D4E" w:rsidRPr="008231D4">
        <w:rPr>
          <w:rFonts w:cs="Arial"/>
        </w:rPr>
        <w:t xml:space="preserve"> each recording of both eyes for each participant</w:t>
      </w:r>
      <w:r w:rsidRPr="008231D4">
        <w:rPr>
          <w:rFonts w:cs="Arial"/>
        </w:rPr>
        <w:t>.</w:t>
      </w:r>
    </w:p>
    <w:p w14:paraId="00392DA4" w14:textId="65B12783" w:rsidR="00CC074A" w:rsidRPr="008231D4" w:rsidRDefault="000E6C2D" w:rsidP="00B350E0">
      <w:pPr>
        <w:jc w:val="both"/>
        <w:rPr>
          <w:rFonts w:cs="Arial"/>
          <w:color w:val="000000" w:themeColor="text1"/>
        </w:rPr>
      </w:pPr>
      <w:r w:rsidRPr="008231D4">
        <w:rPr>
          <w:rFonts w:cs="Arial"/>
          <w:color w:val="000000" w:themeColor="text1"/>
        </w:rPr>
        <w:t xml:space="preserve">The </w:t>
      </w:r>
      <w:r w:rsidR="00F11AAA" w:rsidRPr="008231D4">
        <w:rPr>
          <w:rFonts w:cs="Arial"/>
          <w:color w:val="000000" w:themeColor="text1"/>
        </w:rPr>
        <w:t xml:space="preserve">eye tracking </w:t>
      </w:r>
      <w:r w:rsidRPr="008231D4">
        <w:rPr>
          <w:rFonts w:cs="Arial"/>
          <w:color w:val="000000" w:themeColor="text1"/>
        </w:rPr>
        <w:t>software outputs two pupil size metrics –</w:t>
      </w:r>
      <w:r w:rsidR="006B6724" w:rsidRPr="008231D4">
        <w:rPr>
          <w:rFonts w:cs="Arial"/>
          <w:color w:val="000000" w:themeColor="text1"/>
        </w:rPr>
        <w:t xml:space="preserve"> </w:t>
      </w:r>
      <w:r w:rsidRPr="008231D4">
        <w:rPr>
          <w:rFonts w:cs="Arial"/>
          <w:color w:val="000000" w:themeColor="text1"/>
        </w:rPr>
        <w:t xml:space="preserve">2D pupil size values in pixels, extracted from the frames only, and 3D pupil size values in </w:t>
      </w:r>
      <w:r w:rsidR="00974239" w:rsidRPr="008231D4">
        <w:rPr>
          <w:rFonts w:cs="Arial"/>
          <w:color w:val="000000" w:themeColor="text1"/>
        </w:rPr>
        <w:t>millimetres</w:t>
      </w:r>
      <w:r w:rsidRPr="008231D4">
        <w:rPr>
          <w:rFonts w:cs="Arial"/>
          <w:color w:val="000000" w:themeColor="text1"/>
        </w:rPr>
        <w:t>, extracted from a</w:t>
      </w:r>
      <w:r w:rsidR="006D4161" w:rsidRPr="008231D4">
        <w:rPr>
          <w:rFonts w:cs="Arial"/>
          <w:color w:val="000000" w:themeColor="text1"/>
        </w:rPr>
        <w:t>n eyeball model fit</w:t>
      </w:r>
      <w:r w:rsidR="00BD48E6" w:rsidRPr="008231D4">
        <w:rPr>
          <w:rFonts w:cs="Arial"/>
          <w:color w:val="000000" w:themeColor="text1"/>
        </w:rPr>
        <w:t xml:space="preserve">, which involves an extra computational step. Given </w:t>
      </w:r>
      <w:r w:rsidR="00407E5F" w:rsidRPr="008231D4">
        <w:rPr>
          <w:rFonts w:cs="Arial"/>
          <w:color w:val="000000" w:themeColor="text1"/>
        </w:rPr>
        <w:t>that only relative changes are of interest for the purpose of this analysis, and that the extra computational step may introduce some extra error</w:t>
      </w:r>
      <w:r w:rsidR="00F11AAA" w:rsidRPr="008231D4">
        <w:rPr>
          <w:rFonts w:cs="Arial"/>
          <w:color w:val="000000" w:themeColor="text1"/>
        </w:rPr>
        <w:t xml:space="preserve">, 2D pupil size values will be used, predominantly </w:t>
      </w:r>
      <w:r w:rsidR="00FD632A" w:rsidRPr="008231D4">
        <w:rPr>
          <w:rFonts w:cs="Arial"/>
          <w:color w:val="000000" w:themeColor="text1"/>
        </w:rPr>
        <w:t>for</w:t>
      </w:r>
      <w:r w:rsidR="00F11AAA" w:rsidRPr="008231D4">
        <w:rPr>
          <w:rFonts w:cs="Arial"/>
          <w:color w:val="000000" w:themeColor="text1"/>
        </w:rPr>
        <w:t xml:space="preserve"> </w:t>
      </w:r>
      <w:r w:rsidR="00FD632A" w:rsidRPr="008231D4">
        <w:rPr>
          <w:rFonts w:cs="Arial"/>
          <w:color w:val="000000" w:themeColor="text1"/>
        </w:rPr>
        <w:t xml:space="preserve">measurement </w:t>
      </w:r>
      <w:r w:rsidR="00F11AAA" w:rsidRPr="008231D4">
        <w:rPr>
          <w:rFonts w:cs="Arial"/>
          <w:color w:val="000000" w:themeColor="text1"/>
        </w:rPr>
        <w:t>reliability.</w:t>
      </w:r>
    </w:p>
    <w:p w14:paraId="51E8A91B" w14:textId="7755E9C3" w:rsidR="00D60313" w:rsidRPr="008231D4" w:rsidRDefault="00CC4589" w:rsidP="00B350E0">
      <w:pPr>
        <w:jc w:val="both"/>
        <w:rPr>
          <w:rFonts w:cs="Arial"/>
        </w:rPr>
      </w:pPr>
      <w:r w:rsidRPr="008231D4">
        <w:rPr>
          <w:rFonts w:cs="Arial"/>
        </w:rPr>
        <w:t>As mentioned in the</w:t>
      </w:r>
      <w:r w:rsidR="00C36A23">
        <w:t xml:space="preserve"> </w:t>
      </w:r>
      <w:r w:rsidR="00CC29F7" w:rsidRPr="00CC29F7">
        <w:rPr>
          <w:rFonts w:cs="Arial"/>
        </w:rPr>
        <w:fldChar w:fldCharType="begin"/>
      </w:r>
      <w:r w:rsidR="00CC29F7" w:rsidRPr="00CC29F7">
        <w:instrText xml:space="preserve"> REF _Ref220689243 \h </w:instrText>
      </w:r>
      <w:r w:rsidR="00CC29F7" w:rsidRPr="00CC29F7">
        <w:rPr>
          <w:rFonts w:cs="Arial"/>
        </w:rPr>
        <w:instrText xml:space="preserve"> \* MERGEFORMAT </w:instrText>
      </w:r>
      <w:r w:rsidR="00CC29F7" w:rsidRPr="00CC29F7">
        <w:rPr>
          <w:rFonts w:cs="Arial"/>
        </w:rPr>
      </w:r>
      <w:r w:rsidR="00CC29F7" w:rsidRPr="00CC29F7">
        <w:rPr>
          <w:rFonts w:cs="Arial"/>
        </w:rPr>
        <w:fldChar w:fldCharType="separate"/>
      </w:r>
      <w:r w:rsidR="00CC29F7" w:rsidRPr="00CC29F7">
        <w:rPr>
          <w:rStyle w:val="SubtleEmphasis"/>
          <w:color w:val="auto"/>
        </w:rPr>
        <w:t>Pupillometry measurements</w:t>
      </w:r>
      <w:r w:rsidR="00CC29F7" w:rsidRPr="00CC29F7">
        <w:rPr>
          <w:rFonts w:cs="Arial"/>
        </w:rPr>
        <w:fldChar w:fldCharType="end"/>
      </w:r>
      <w:r w:rsidR="00AF3029" w:rsidRPr="00CC29F7">
        <w:rPr>
          <w:rFonts w:cs="Arial"/>
        </w:rPr>
        <w:t xml:space="preserve"> </w:t>
      </w:r>
      <w:r w:rsidR="00AF3029">
        <w:t>section</w:t>
      </w:r>
      <w:r w:rsidRPr="008231D4">
        <w:rPr>
          <w:rFonts w:cs="Arial"/>
        </w:rPr>
        <w:t>, p</w:t>
      </w:r>
      <w:r w:rsidR="00D60313" w:rsidRPr="008231D4">
        <w:rPr>
          <w:rFonts w:cs="Arial"/>
        </w:rPr>
        <w:t>ost-hoc pupil detection will be run on the eye video recordings</w:t>
      </w:r>
      <w:r w:rsidRPr="008231D4">
        <w:rPr>
          <w:rFonts w:cs="Arial"/>
        </w:rPr>
        <w:t xml:space="preserve">, </w:t>
      </w:r>
      <w:r w:rsidR="00D60313" w:rsidRPr="008231D4">
        <w:rPr>
          <w:rFonts w:cs="Arial"/>
        </w:rPr>
        <w:t xml:space="preserve">as it may improve the quality of the data. </w:t>
      </w:r>
      <w:r w:rsidR="001C713C" w:rsidRPr="008231D4">
        <w:rPr>
          <w:rFonts w:cs="Arial"/>
        </w:rPr>
        <w:t>Also, f</w:t>
      </w:r>
      <w:r w:rsidR="00743FF3" w:rsidRPr="008231D4">
        <w:rPr>
          <w:rFonts w:cs="Arial"/>
        </w:rPr>
        <w:t>or each participant, computations</w:t>
      </w:r>
      <w:r w:rsidR="001C713C" w:rsidRPr="008231D4">
        <w:rPr>
          <w:rFonts w:cs="Arial"/>
        </w:rPr>
        <w:t xml:space="preserve"> (preprocessing and analyses)</w:t>
      </w:r>
      <w:r w:rsidR="00743FF3" w:rsidRPr="008231D4">
        <w:rPr>
          <w:rFonts w:cs="Arial"/>
        </w:rPr>
        <w:t xml:space="preserve"> are performed on one eye only, due to data quality considerations. </w:t>
      </w:r>
      <w:r w:rsidR="00D60313" w:rsidRPr="008231D4">
        <w:rPr>
          <w:rFonts w:cs="Arial"/>
        </w:rPr>
        <w:t>The decision whether to use the original or the post-hoc data</w:t>
      </w:r>
      <w:r w:rsidR="00743FF3" w:rsidRPr="008231D4">
        <w:rPr>
          <w:rFonts w:cs="Arial"/>
        </w:rPr>
        <w:t xml:space="preserve"> as well as the left or right eye</w:t>
      </w:r>
      <w:r w:rsidR="00D60313" w:rsidRPr="008231D4">
        <w:rPr>
          <w:rFonts w:cs="Arial"/>
        </w:rPr>
        <w:t xml:space="preserve"> will be made programmatically</w:t>
      </w:r>
      <w:r w:rsidR="00743FF3" w:rsidRPr="008231D4">
        <w:rPr>
          <w:rFonts w:cs="Arial"/>
        </w:rPr>
        <w:t xml:space="preserve"> on a participant</w:t>
      </w:r>
      <w:r w:rsidR="00317CDA" w:rsidRPr="008231D4">
        <w:rPr>
          <w:rFonts w:cs="Arial"/>
        </w:rPr>
        <w:t xml:space="preserve"> </w:t>
      </w:r>
      <w:r w:rsidR="00743FF3" w:rsidRPr="008231D4">
        <w:rPr>
          <w:rFonts w:cs="Arial"/>
        </w:rPr>
        <w:t>level</w:t>
      </w:r>
      <w:r w:rsidR="00D60313" w:rsidRPr="008231D4">
        <w:rPr>
          <w:rFonts w:cs="Arial"/>
        </w:rPr>
        <w:t xml:space="preserve"> based on which data exhibits the less data loss after the confidence masking step.</w:t>
      </w:r>
    </w:p>
    <w:p w14:paraId="60C2262A" w14:textId="076EDC83" w:rsidR="00D31676" w:rsidRPr="008231D4" w:rsidRDefault="00BF1A31" w:rsidP="00B350E0">
      <w:pPr>
        <w:jc w:val="both"/>
        <w:rPr>
          <w:rFonts w:cs="Arial"/>
        </w:rPr>
      </w:pPr>
      <w:r w:rsidRPr="008231D4">
        <w:rPr>
          <w:rFonts w:cs="Arial"/>
        </w:rPr>
        <w:t>The first preprocessing step is m</w:t>
      </w:r>
      <w:r w:rsidR="009E58C0" w:rsidRPr="008231D4">
        <w:rPr>
          <w:rFonts w:cs="Arial"/>
        </w:rPr>
        <w:t>asking. The raw data is first filtered out using thresholds on the first derivative (±</w:t>
      </w:r>
      <w:r w:rsidR="00C44CE6" w:rsidRPr="008231D4">
        <w:rPr>
          <w:rFonts w:cs="Arial"/>
        </w:rPr>
        <w:t>0.5</w:t>
      </w:r>
      <w:r w:rsidR="009E58C0" w:rsidRPr="008231D4">
        <w:rPr>
          <w:rFonts w:cs="Arial"/>
        </w:rPr>
        <w:t xml:space="preserve"> standard deviations to the local mean, </w:t>
      </w:r>
      <w:commentRangeStart w:id="481"/>
      <w:r w:rsidR="0098130C" w:rsidRPr="008231D4">
        <w:rPr>
          <w:rFonts w:cs="Arial"/>
        </w:rPr>
        <w:t xml:space="preserve">5-sample </w:t>
      </w:r>
      <w:r w:rsidR="009E58C0" w:rsidRPr="008231D4">
        <w:rPr>
          <w:rFonts w:cs="Arial"/>
        </w:rPr>
        <w:t>window size</w:t>
      </w:r>
      <w:commentRangeEnd w:id="481"/>
      <w:r w:rsidR="00913447" w:rsidRPr="008231D4">
        <w:rPr>
          <w:rStyle w:val="CommentReference"/>
          <w:rFonts w:cs="Arial"/>
          <w:sz w:val="24"/>
          <w:szCs w:val="24"/>
        </w:rPr>
        <w:commentReference w:id="481"/>
      </w:r>
      <w:r w:rsidR="009E58C0" w:rsidRPr="008231D4">
        <w:rPr>
          <w:rFonts w:cs="Arial"/>
        </w:rPr>
        <w:t xml:space="preserve">). Then, a second filtering step is applied based on the confidence metric, which is </w:t>
      </w:r>
      <w:r w:rsidR="00E24196" w:rsidRPr="008231D4">
        <w:rPr>
          <w:rFonts w:cs="Arial"/>
        </w:rPr>
        <w:t>an</w:t>
      </w:r>
      <w:r w:rsidR="0042021F" w:rsidRPr="008231D4">
        <w:rPr>
          <w:rFonts w:cs="Arial"/>
        </w:rPr>
        <w:t xml:space="preserve"> </w:t>
      </w:r>
      <w:r w:rsidR="00DE6A61" w:rsidRPr="008231D4">
        <w:rPr>
          <w:rFonts w:cs="Arial"/>
        </w:rPr>
        <w:t>output</w:t>
      </w:r>
      <w:r w:rsidR="009E58C0" w:rsidRPr="008231D4">
        <w:rPr>
          <w:rFonts w:cs="Arial"/>
        </w:rPr>
        <w:t xml:space="preserve"> </w:t>
      </w:r>
      <w:r w:rsidR="00DE6A61" w:rsidRPr="008231D4">
        <w:rPr>
          <w:rFonts w:cs="Arial"/>
        </w:rPr>
        <w:t xml:space="preserve">quantifying certainty of measurement </w:t>
      </w:r>
      <w:r w:rsidR="009E58C0" w:rsidRPr="008231D4">
        <w:rPr>
          <w:rFonts w:cs="Arial"/>
        </w:rPr>
        <w:t xml:space="preserve">(0 = no confidence, 1 = perfect confidence). </w:t>
      </w:r>
      <w:r w:rsidR="00A43E3B" w:rsidRPr="008231D4">
        <w:rPr>
          <w:rFonts w:cs="Arial"/>
        </w:rPr>
        <w:t xml:space="preserve">The eye tracking system manufacturer, </w:t>
      </w:r>
      <w:r w:rsidR="009E58C0" w:rsidRPr="008231D4">
        <w:rPr>
          <w:rFonts w:cs="Arial"/>
        </w:rPr>
        <w:t>Pupil Labs GmbH</w:t>
      </w:r>
      <w:r w:rsidR="00A43E3B" w:rsidRPr="008231D4">
        <w:rPr>
          <w:rFonts w:cs="Arial"/>
        </w:rPr>
        <w:t>,</w:t>
      </w:r>
      <w:r w:rsidR="009E58C0" w:rsidRPr="008231D4">
        <w:rPr>
          <w:rFonts w:cs="Arial"/>
        </w:rPr>
        <w:t xml:space="preserve"> state</w:t>
      </w:r>
      <w:r w:rsidR="00A43E3B" w:rsidRPr="008231D4">
        <w:rPr>
          <w:rFonts w:cs="Arial"/>
        </w:rPr>
        <w:t>s</w:t>
      </w:r>
      <w:r w:rsidR="009E58C0" w:rsidRPr="008231D4">
        <w:rPr>
          <w:rFonts w:cs="Arial"/>
        </w:rPr>
        <w:t xml:space="preserve"> that pupil size values with associated confidence of 0.6 and above carry out useful information</w:t>
      </w:r>
      <w:r w:rsidR="00D312F1" w:rsidRPr="008231D4">
        <w:rPr>
          <w:rFonts w:cs="Arial"/>
        </w:rPr>
        <w:t xml:space="preserve">. </w:t>
      </w:r>
      <w:commentRangeStart w:id="482"/>
      <w:r w:rsidR="00D312F1" w:rsidRPr="008231D4">
        <w:rPr>
          <w:rFonts w:cs="Arial"/>
        </w:rPr>
        <w:t xml:space="preserve">In our case, the threshold is defined at the 60% </w:t>
      </w:r>
      <w:r w:rsidR="00DC1D39" w:rsidRPr="008231D4">
        <w:rPr>
          <w:rFonts w:cs="Arial"/>
        </w:rPr>
        <w:t xml:space="preserve">quantile </w:t>
      </w:r>
      <w:r w:rsidR="00164BB1" w:rsidRPr="008231D4">
        <w:rPr>
          <w:rFonts w:cs="Arial"/>
        </w:rPr>
        <w:t>of all confidence values</w:t>
      </w:r>
      <w:commentRangeEnd w:id="482"/>
      <w:r w:rsidR="00784B7B" w:rsidRPr="008231D4">
        <w:rPr>
          <w:rStyle w:val="CommentReference"/>
          <w:rFonts w:cs="Arial"/>
          <w:sz w:val="24"/>
          <w:szCs w:val="24"/>
        </w:rPr>
        <w:commentReference w:id="482"/>
      </w:r>
      <w:r w:rsidR="00164BB1" w:rsidRPr="008231D4">
        <w:rPr>
          <w:rFonts w:cs="Arial"/>
        </w:rPr>
        <w:t xml:space="preserve">. </w:t>
      </w:r>
      <w:del w:id="483" w:author="Lucien Bickerstaff" w:date="2026-02-04T17:28:00Z" w16du:dateUtc="2026-02-04T16:28:00Z">
        <w:r w:rsidR="00164BB1" w:rsidRPr="008231D4" w:rsidDel="005D3428">
          <w:rPr>
            <w:rFonts w:cs="Arial"/>
          </w:rPr>
          <w:delText>A maximum threshold value of 0.71 is set</w:delText>
        </w:r>
      </w:del>
      <w:ins w:id="484" w:author="Lucien Bickerstaff" w:date="2026-02-04T17:28:00Z" w16du:dateUtc="2026-02-04T16:28:00Z">
        <w:r w:rsidR="005D3428">
          <w:rPr>
            <w:rFonts w:cs="Arial"/>
          </w:rPr>
          <w:t xml:space="preserve">This value needs to </w:t>
        </w:r>
      </w:ins>
      <w:ins w:id="485" w:author="Lucien Bickerstaff" w:date="2026-02-04T17:29:00Z" w16du:dateUtc="2026-02-04T16:29:00Z">
        <w:r w:rsidR="005D3428">
          <w:rPr>
            <w:rFonts w:cs="Arial"/>
          </w:rPr>
          <w:t>be between 0.6 and 0.71</w:t>
        </w:r>
      </w:ins>
      <w:r w:rsidR="00164BB1" w:rsidRPr="008231D4">
        <w:rPr>
          <w:rFonts w:cs="Arial"/>
        </w:rPr>
        <w:t>, i.e. if the 60% confidence value quantile is 0.8, then it is lowered to 0.71</w:t>
      </w:r>
      <w:ins w:id="486" w:author="Lucien Bickerstaff" w:date="2026-02-04T17:29:00Z" w16du:dateUtc="2026-02-04T16:29:00Z">
        <w:r w:rsidR="005D3428">
          <w:rPr>
            <w:rFonts w:cs="Arial"/>
          </w:rPr>
          <w:t>, and if it is</w:t>
        </w:r>
        <w:r w:rsidR="00E528E9">
          <w:rPr>
            <w:rFonts w:cs="Arial"/>
          </w:rPr>
          <w:t xml:space="preserve"> 0.45, then it is</w:t>
        </w:r>
        <w:r w:rsidR="005E04FE">
          <w:rPr>
            <w:rFonts w:cs="Arial"/>
          </w:rPr>
          <w:t xml:space="preserve"> increased to 0.6</w:t>
        </w:r>
      </w:ins>
      <w:r w:rsidR="00164BB1" w:rsidRPr="008231D4">
        <w:rPr>
          <w:rFonts w:cs="Arial"/>
        </w:rPr>
        <w:t xml:space="preserve">. </w:t>
      </w:r>
      <w:r w:rsidR="00095827" w:rsidRPr="008231D4">
        <w:rPr>
          <w:rFonts w:cs="Arial"/>
        </w:rPr>
        <w:t>I</w:t>
      </w:r>
      <w:commentRangeStart w:id="487"/>
      <w:commentRangeStart w:id="488"/>
      <w:r w:rsidR="00DC6989" w:rsidRPr="008231D4">
        <w:rPr>
          <w:rFonts w:cs="Arial"/>
        </w:rPr>
        <w:t xml:space="preserve">n our experience running similar protocols, excluding data with confidence </w:t>
      </w:r>
      <w:r w:rsidR="00E010D3" w:rsidRPr="008231D4">
        <w:rPr>
          <w:rFonts w:cs="Arial"/>
        </w:rPr>
        <w:t>above 0.71 poses a risk of discarding meaningful data</w:t>
      </w:r>
      <w:r w:rsidR="00095827" w:rsidRPr="008231D4">
        <w:rPr>
          <w:rFonts w:cs="Arial"/>
        </w:rPr>
        <w:t>.</w:t>
      </w:r>
      <w:del w:id="489" w:author="Lucien Bickerstaff" w:date="2026-02-05T16:53:00Z" w16du:dateUtc="2026-02-05T15:53:00Z">
        <w:r w:rsidR="00095827" w:rsidRPr="008231D4" w:rsidDel="00007BD3">
          <w:rPr>
            <w:rFonts w:cs="Arial"/>
          </w:rPr>
          <w:delText xml:space="preserve"> St</w:delText>
        </w:r>
      </w:del>
      <w:ins w:id="490" w:author="Lucien Bickerstaff" w:date="2026-02-05T16:53:00Z" w16du:dateUtc="2026-02-05T15:53:00Z">
        <w:r w:rsidR="00007BD3">
          <w:rPr>
            <w:rFonts w:cs="Arial"/>
          </w:rPr>
          <w:t xml:space="preserve"> T</w:t>
        </w:r>
      </w:ins>
      <w:del w:id="491" w:author="Lucien Bickerstaff" w:date="2026-02-05T16:53:00Z" w16du:dateUtc="2026-02-05T15:53:00Z">
        <w:r w:rsidR="00095827" w:rsidRPr="008231D4" w:rsidDel="00007BD3">
          <w:rPr>
            <w:rFonts w:cs="Arial"/>
          </w:rPr>
          <w:delText xml:space="preserve">ill, </w:delText>
        </w:r>
      </w:del>
      <w:ins w:id="492" w:author="Lucien Bickerstaff" w:date="2026-02-04T17:30:00Z" w16du:dateUtc="2026-02-04T16:30:00Z">
        <w:r w:rsidR="000E7418">
          <w:rPr>
            <w:rFonts w:cs="Arial"/>
          </w:rPr>
          <w:t xml:space="preserve">he </w:t>
        </w:r>
        <w:proofErr w:type="gramStart"/>
        <w:r w:rsidR="000E7418">
          <w:rPr>
            <w:rFonts w:cs="Arial"/>
          </w:rPr>
          <w:t>approach</w:t>
        </w:r>
        <w:proofErr w:type="gramEnd"/>
        <w:r w:rsidR="000E7418">
          <w:rPr>
            <w:rFonts w:cs="Arial"/>
          </w:rPr>
          <w:t xml:space="preserve"> here</w:t>
        </w:r>
      </w:ins>
      <w:del w:id="493" w:author="Lucien Bickerstaff" w:date="2026-02-04T17:30:00Z" w16du:dateUtc="2026-02-04T16:30:00Z">
        <w:r w:rsidR="00095827" w:rsidRPr="008231D4" w:rsidDel="000E7418">
          <w:rPr>
            <w:rFonts w:cs="Arial"/>
          </w:rPr>
          <w:delText>it</w:delText>
        </w:r>
      </w:del>
      <w:r w:rsidR="00095827" w:rsidRPr="008231D4">
        <w:rPr>
          <w:rFonts w:cs="Arial"/>
        </w:rPr>
        <w:t xml:space="preserve"> </w:t>
      </w:r>
      <w:r w:rsidR="00A11312" w:rsidRPr="008231D4">
        <w:rPr>
          <w:rFonts w:cs="Arial"/>
        </w:rPr>
        <w:t>maximis</w:t>
      </w:r>
      <w:r w:rsidR="00095827" w:rsidRPr="008231D4">
        <w:rPr>
          <w:rFonts w:cs="Arial"/>
        </w:rPr>
        <w:t xml:space="preserve">es </w:t>
      </w:r>
      <w:r w:rsidR="00A11312" w:rsidRPr="008231D4">
        <w:rPr>
          <w:rFonts w:cs="Arial"/>
        </w:rPr>
        <w:t>data cleaning</w:t>
      </w:r>
      <w:commentRangeEnd w:id="487"/>
      <w:r w:rsidR="00CB6248" w:rsidRPr="008231D4">
        <w:rPr>
          <w:rStyle w:val="CommentReference"/>
          <w:rFonts w:cs="Arial"/>
          <w:sz w:val="24"/>
          <w:szCs w:val="24"/>
        </w:rPr>
        <w:commentReference w:id="487"/>
      </w:r>
      <w:commentRangeEnd w:id="488"/>
      <w:r w:rsidR="00272F3D" w:rsidRPr="008231D4">
        <w:rPr>
          <w:rStyle w:val="CommentReference"/>
          <w:rFonts w:cs="Arial"/>
          <w:sz w:val="24"/>
          <w:szCs w:val="24"/>
        </w:rPr>
        <w:commentReference w:id="488"/>
      </w:r>
      <w:ins w:id="494" w:author="Lucien Bickerstaff" w:date="2026-02-04T17:30:00Z" w16du:dateUtc="2026-02-04T16:30:00Z">
        <w:r w:rsidR="000E7418">
          <w:rPr>
            <w:rFonts w:cs="Arial"/>
          </w:rPr>
          <w:t xml:space="preserve"> and preserves as much meaningful data as possible</w:t>
        </w:r>
      </w:ins>
      <w:r w:rsidR="00E010D3" w:rsidRPr="008231D4">
        <w:rPr>
          <w:rFonts w:cs="Arial"/>
        </w:rPr>
        <w:t xml:space="preserve">. </w:t>
      </w:r>
      <w:r w:rsidR="009E58C0" w:rsidRPr="008231D4">
        <w:rPr>
          <w:rFonts w:cs="Arial"/>
        </w:rPr>
        <w:t>Finally, a final masking step involves deleting physiologically impossible pupil size values</w:t>
      </w:r>
      <w:r w:rsidR="00BF74BF" w:rsidRPr="008231D4">
        <w:rPr>
          <w:rFonts w:cs="Arial"/>
        </w:rPr>
        <w:t>, i.e. negative values</w:t>
      </w:r>
      <w:r w:rsidR="00041251" w:rsidRPr="008231D4">
        <w:rPr>
          <w:rFonts w:cs="Arial"/>
        </w:rPr>
        <w:t>. The data is then resampled to 60 Hz using linear interpolation</w:t>
      </w:r>
      <w:r w:rsidR="00051AAE" w:rsidRPr="008231D4">
        <w:rPr>
          <w:rFonts w:cs="Arial"/>
        </w:rPr>
        <w:t xml:space="preserve"> – t</w:t>
      </w:r>
      <w:r w:rsidR="00041251" w:rsidRPr="008231D4">
        <w:rPr>
          <w:rFonts w:cs="Arial"/>
        </w:rPr>
        <w:t>he raw pupillary data has a variable sample rate, usually around 100 Hz.</w:t>
      </w:r>
      <w:r w:rsidRPr="008231D4">
        <w:rPr>
          <w:rFonts w:cs="Arial"/>
        </w:rPr>
        <w:t xml:space="preserve"> </w:t>
      </w:r>
      <w:r w:rsidR="00041251" w:rsidRPr="008231D4">
        <w:rPr>
          <w:rFonts w:cs="Arial"/>
        </w:rPr>
        <w:t xml:space="preserve">A </w:t>
      </w:r>
      <w:r w:rsidR="00A97F67" w:rsidRPr="008231D4">
        <w:rPr>
          <w:rFonts w:cs="Arial"/>
        </w:rPr>
        <w:t>third</w:t>
      </w:r>
      <w:r w:rsidR="009E1AE1" w:rsidRPr="008231D4">
        <w:rPr>
          <w:rFonts w:cs="Arial"/>
        </w:rPr>
        <w:t xml:space="preserve">-order polynomial </w:t>
      </w:r>
      <w:commentRangeStart w:id="495"/>
      <w:proofErr w:type="spellStart"/>
      <w:r w:rsidR="00041251" w:rsidRPr="008231D4">
        <w:rPr>
          <w:rFonts w:cs="Arial"/>
        </w:rPr>
        <w:t>Savitzky</w:t>
      </w:r>
      <w:proofErr w:type="spellEnd"/>
      <w:r w:rsidR="00041251" w:rsidRPr="008231D4">
        <w:rPr>
          <w:rFonts w:cs="Arial"/>
        </w:rPr>
        <w:t xml:space="preserve">-Golay </w:t>
      </w:r>
      <w:commentRangeEnd w:id="495"/>
      <w:r w:rsidR="0000768D" w:rsidRPr="008231D4">
        <w:rPr>
          <w:rStyle w:val="CommentReference"/>
          <w:rFonts w:cs="Arial"/>
          <w:sz w:val="24"/>
          <w:szCs w:val="24"/>
        </w:rPr>
        <w:commentReference w:id="495"/>
      </w:r>
      <w:r w:rsidR="00041251" w:rsidRPr="008231D4">
        <w:rPr>
          <w:rFonts w:cs="Arial"/>
        </w:rPr>
        <w:t>filter</w:t>
      </w:r>
      <w:r w:rsidR="007B32EE">
        <w:rPr>
          <w:rFonts w:cs="Arial"/>
        </w:rPr>
        <w:fldChar w:fldCharType="begin"/>
      </w:r>
      <w:r w:rsidR="00882151">
        <w:rPr>
          <w:rFonts w:cs="Arial"/>
        </w:rPr>
        <w:instrText xml:space="preserve"> ADDIN ZOTERO_ITEM CSL_CITATION {"citationID":"K5mae8NW","properties":{"unsorted":false,"formattedCitation":"\\super 43\\nosupersub{}","plainCitation":"43","noteIndex":0},"citationItems":[{"id":4178,"uris":["http://zotero.org/users/13639132/items/598ZHWAA"],"itemData":{"id":4178,"type":"article-journal","container-title":"Analytical Chemistry","DOI":"10.1021/ac60214a047","ISSN":"0003-2700","issue":"8","journalAbbreviation":"Anal. Chem.","page":"1627-1639","publisher":"American Chemical Society","title":"Smoothing and Differentiation of Data by Simplified Least Squares Procedures.","volume":"36","author":[{"family":"Savitzky","given":"Abraham."},{"family":"Golay","given":"M. J. E."}],"issued":{"date-parts":[["1964",7,1]]}}}],"schema":"https://github.com/citation-style-language/schema/raw/master/csl-citation.json"} </w:instrText>
      </w:r>
      <w:r w:rsidR="007B32EE">
        <w:rPr>
          <w:rFonts w:cs="Arial"/>
        </w:rPr>
        <w:fldChar w:fldCharType="separate"/>
      </w:r>
      <w:r w:rsidR="00882151" w:rsidRPr="00882151">
        <w:rPr>
          <w:rFonts w:cs="Arial"/>
          <w:vertAlign w:val="superscript"/>
        </w:rPr>
        <w:t>43</w:t>
      </w:r>
      <w:r w:rsidR="007B32EE">
        <w:rPr>
          <w:rFonts w:cs="Arial"/>
        </w:rPr>
        <w:fldChar w:fldCharType="end"/>
      </w:r>
      <w:r w:rsidR="00041251" w:rsidRPr="008231D4">
        <w:rPr>
          <w:rFonts w:cs="Arial"/>
        </w:rPr>
        <w:t xml:space="preserve"> is then applied to the resampled pupillary data, using a smoothing window of 61 samples (i.e., around 1 s at 60 Hz). </w:t>
      </w:r>
      <w:commentRangeStart w:id="496"/>
      <w:commentRangeStart w:id="497"/>
      <w:r w:rsidR="00F87CD9" w:rsidRPr="008231D4">
        <w:rPr>
          <w:rFonts w:cs="Arial"/>
        </w:rPr>
        <w:t>Given how noisy the signal</w:t>
      </w:r>
      <w:r w:rsidR="003D2F7B" w:rsidRPr="008231D4">
        <w:rPr>
          <w:rFonts w:cs="Arial"/>
        </w:rPr>
        <w:t xml:space="preserve"> is</w:t>
      </w:r>
      <w:r w:rsidR="00F87CD9" w:rsidRPr="008231D4">
        <w:rPr>
          <w:rFonts w:cs="Arial"/>
        </w:rPr>
        <w:t xml:space="preserve">, resulting from participants </w:t>
      </w:r>
      <w:r w:rsidR="003D2F7B" w:rsidRPr="008231D4">
        <w:rPr>
          <w:rFonts w:cs="Arial"/>
        </w:rPr>
        <w:t>squinting and blinking a lot making pupil detection harder, u</w:t>
      </w:r>
      <w:r w:rsidR="00041251" w:rsidRPr="008231D4">
        <w:rPr>
          <w:rFonts w:cs="Arial"/>
        </w:rPr>
        <w:t>sing a one second window helps with reducing noise, though at the expense of losing transient responses e.g., blinks</w:t>
      </w:r>
      <w:commentRangeEnd w:id="496"/>
      <w:r w:rsidR="00495DFD" w:rsidRPr="008231D4">
        <w:rPr>
          <w:rStyle w:val="CommentReference"/>
          <w:rFonts w:cs="Arial"/>
          <w:sz w:val="24"/>
          <w:szCs w:val="24"/>
        </w:rPr>
        <w:commentReference w:id="496"/>
      </w:r>
      <w:commentRangeEnd w:id="497"/>
      <w:r w:rsidR="00204F87" w:rsidRPr="008231D4">
        <w:rPr>
          <w:rStyle w:val="CommentReference"/>
          <w:rFonts w:cs="Arial"/>
          <w:sz w:val="24"/>
          <w:szCs w:val="24"/>
        </w:rPr>
        <w:commentReference w:id="497"/>
      </w:r>
      <w:r w:rsidR="00041251" w:rsidRPr="008231D4">
        <w:rPr>
          <w:rFonts w:cs="Arial"/>
        </w:rPr>
        <w:t xml:space="preserve">. </w:t>
      </w:r>
      <w:commentRangeStart w:id="498"/>
      <w:del w:id="499" w:author="Lucien Bickerstaff" w:date="2026-02-06T14:04:00Z" w16du:dateUtc="2026-02-06T13:04:00Z">
        <w:r w:rsidR="00041251" w:rsidRPr="008231D4" w:rsidDel="00B01761">
          <w:rPr>
            <w:rFonts w:cs="Arial"/>
          </w:rPr>
          <w:delText xml:space="preserve">A second-order polynomial was chosen over a third-order polynomial because the signal usually requires a lot of noise reduction, and the responses of interest </w:delText>
        </w:r>
        <w:r w:rsidR="00DA254A" w:rsidRPr="008231D4" w:rsidDel="00B01761">
          <w:rPr>
            <w:rFonts w:cs="Arial"/>
          </w:rPr>
          <w:delText>–</w:delText>
        </w:r>
        <w:r w:rsidR="00B03D53" w:rsidDel="00B01761">
          <w:rPr>
            <w:rFonts w:cs="Arial"/>
          </w:rPr>
          <w:delText xml:space="preserve"> </w:delText>
        </w:r>
        <w:r w:rsidR="00041251" w:rsidRPr="008231D4" w:rsidDel="00B01761">
          <w:rPr>
            <w:rFonts w:cs="Arial"/>
          </w:rPr>
          <w:delText>PLR</w:delText>
        </w:r>
        <w:r w:rsidR="00B03D53" w:rsidDel="00B01761">
          <w:rPr>
            <w:rFonts w:cs="Arial"/>
          </w:rPr>
          <w:delText xml:space="preserve"> and</w:delText>
        </w:r>
        <w:r w:rsidR="00041251" w:rsidRPr="008231D4" w:rsidDel="00B01761">
          <w:rPr>
            <w:rFonts w:cs="Arial"/>
          </w:rPr>
          <w:delText xml:space="preserve"> PIPR</w:delText>
        </w:r>
        <w:r w:rsidR="00DA254A" w:rsidRPr="008231D4" w:rsidDel="00B01761">
          <w:rPr>
            <w:rFonts w:cs="Arial"/>
          </w:rPr>
          <w:delText xml:space="preserve"> –</w:delText>
        </w:r>
        <w:r w:rsidR="00041251" w:rsidRPr="008231D4" w:rsidDel="00B01761">
          <w:rPr>
            <w:rFonts w:cs="Arial"/>
          </w:rPr>
          <w:delText xml:space="preserve"> will be preserved with such smoothing</w:delText>
        </w:r>
        <w:commentRangeEnd w:id="498"/>
        <w:r w:rsidR="00E5573B" w:rsidRPr="008231D4" w:rsidDel="00B01761">
          <w:rPr>
            <w:rStyle w:val="CommentReference"/>
            <w:rFonts w:cs="Arial"/>
            <w:sz w:val="24"/>
            <w:szCs w:val="24"/>
          </w:rPr>
          <w:commentReference w:id="498"/>
        </w:r>
        <w:r w:rsidR="00041251" w:rsidRPr="008231D4" w:rsidDel="00B01761">
          <w:rPr>
            <w:rFonts w:cs="Arial"/>
          </w:rPr>
          <w:delText>.</w:delText>
        </w:r>
        <w:r w:rsidR="00252536" w:rsidRPr="008231D4" w:rsidDel="00B01761">
          <w:rPr>
            <w:rFonts w:cs="Arial"/>
          </w:rPr>
          <w:delText xml:space="preserve"> </w:delText>
        </w:r>
      </w:del>
      <w:r w:rsidR="00041251" w:rsidRPr="008231D4">
        <w:rPr>
          <w:rFonts w:cs="Arial"/>
        </w:rPr>
        <w:t xml:space="preserve">Divisive baseline correction is </w:t>
      </w:r>
      <w:r w:rsidR="00252536" w:rsidRPr="008231D4">
        <w:rPr>
          <w:rFonts w:cs="Arial"/>
        </w:rPr>
        <w:t xml:space="preserve">then </w:t>
      </w:r>
      <w:r w:rsidR="00041251" w:rsidRPr="008231D4">
        <w:rPr>
          <w:rFonts w:cs="Arial"/>
        </w:rPr>
        <w:t>applied to the pupil data. The baseline pupil size corresponds to the median of the highest 10% pupil size values across the entire recording</w:t>
      </w:r>
      <w:r w:rsidR="00FE6F3B" w:rsidRPr="008231D4">
        <w:rPr>
          <w:rFonts w:cs="Arial"/>
        </w:rPr>
        <w:t xml:space="preserve"> is calculated –</w:t>
      </w:r>
      <w:r w:rsidR="00041251" w:rsidRPr="008231D4">
        <w:rPr>
          <w:rFonts w:cs="Arial"/>
        </w:rPr>
        <w:t xml:space="preserve"> for </w:t>
      </w:r>
      <w:r w:rsidR="00FE6F3B" w:rsidRPr="008231D4">
        <w:rPr>
          <w:rFonts w:cs="Arial"/>
        </w:rPr>
        <w:t>each</w:t>
      </w:r>
      <w:r w:rsidR="00041251" w:rsidRPr="008231D4">
        <w:rPr>
          <w:rFonts w:cs="Arial"/>
        </w:rPr>
        <w:t xml:space="preserve"> participant and</w:t>
      </w:r>
      <w:r w:rsidR="00FE6F3B" w:rsidRPr="008231D4">
        <w:rPr>
          <w:rFonts w:cs="Arial"/>
        </w:rPr>
        <w:t xml:space="preserve"> for </w:t>
      </w:r>
      <w:commentRangeStart w:id="500"/>
      <w:commentRangeStart w:id="501"/>
      <w:del w:id="502" w:author="Lucien Bickerstaff" w:date="2026-02-04T17:45:00Z" w16du:dateUtc="2026-02-04T16:45:00Z">
        <w:r w:rsidR="00FE6F3B" w:rsidRPr="008231D4" w:rsidDel="004642AB">
          <w:rPr>
            <w:rFonts w:cs="Arial"/>
          </w:rPr>
          <w:delText xml:space="preserve">both </w:delText>
        </w:r>
      </w:del>
      <w:ins w:id="503" w:author="Lucien Bickerstaff" w:date="2026-02-04T17:45:00Z" w16du:dateUtc="2026-02-04T16:45:00Z">
        <w:r w:rsidR="004642AB">
          <w:rPr>
            <w:rFonts w:cs="Arial"/>
          </w:rPr>
          <w:t>each</w:t>
        </w:r>
        <w:r w:rsidR="004642AB" w:rsidRPr="008231D4">
          <w:rPr>
            <w:rFonts w:cs="Arial"/>
          </w:rPr>
          <w:t xml:space="preserve"> </w:t>
        </w:r>
      </w:ins>
      <w:r w:rsidR="00FE6F3B" w:rsidRPr="008231D4">
        <w:rPr>
          <w:rFonts w:cs="Arial"/>
        </w:rPr>
        <w:t>of their</w:t>
      </w:r>
      <w:r w:rsidR="00041251" w:rsidRPr="008231D4">
        <w:rPr>
          <w:rFonts w:cs="Arial"/>
        </w:rPr>
        <w:t xml:space="preserve"> eye</w:t>
      </w:r>
      <w:r w:rsidR="00FE6F3B" w:rsidRPr="008231D4">
        <w:rPr>
          <w:rFonts w:cs="Arial"/>
        </w:rPr>
        <w:t>s</w:t>
      </w:r>
      <w:commentRangeEnd w:id="500"/>
      <w:r w:rsidR="0094699E" w:rsidRPr="008231D4">
        <w:rPr>
          <w:rStyle w:val="CommentReference"/>
          <w:rFonts w:cs="Arial"/>
          <w:sz w:val="24"/>
          <w:szCs w:val="24"/>
        </w:rPr>
        <w:commentReference w:id="500"/>
      </w:r>
      <w:commentRangeEnd w:id="501"/>
      <w:r w:rsidR="006C6ECA" w:rsidRPr="008231D4">
        <w:rPr>
          <w:rStyle w:val="CommentReference"/>
          <w:rFonts w:cs="Arial"/>
          <w:sz w:val="24"/>
          <w:szCs w:val="24"/>
        </w:rPr>
        <w:commentReference w:id="501"/>
      </w:r>
      <w:r w:rsidR="00041251" w:rsidRPr="008231D4">
        <w:rPr>
          <w:rFonts w:cs="Arial"/>
        </w:rPr>
        <w:t xml:space="preserve">. The median of the pupil size values during the last </w:t>
      </w:r>
      <w:ins w:id="504" w:author="Gastbenutzer" w:date="2026-02-04T08:40:00Z" w16du:dateUtc="2026-02-04T08:40:39Z">
        <w:r w:rsidR="055FC04F" w:rsidRPr="055FC04F">
          <w:rPr>
            <w:rFonts w:cs="Arial"/>
          </w:rPr>
          <w:t>five</w:t>
        </w:r>
      </w:ins>
      <w:del w:id="505" w:author="Gastbenutzer" w:date="2026-02-04T08:40:00Z" w16du:dateUtc="2026-02-04T08:40:38Z">
        <w:r w:rsidR="00041251" w:rsidRPr="008231D4">
          <w:rPr>
            <w:rFonts w:cs="Arial"/>
          </w:rPr>
          <w:delText>5</w:delText>
        </w:r>
      </w:del>
      <w:r w:rsidR="00041251" w:rsidRPr="008231D4">
        <w:rPr>
          <w:rFonts w:cs="Arial"/>
        </w:rPr>
        <w:t xml:space="preserve"> minutes of the initial dark period was considered as a candidate for the baseline, but was found to be unreliable because of inconsistent pupil size measurements during dark period in the pilot study</w:t>
      </w:r>
      <w:r w:rsidR="00CE1D3B" w:rsidRPr="008231D4">
        <w:rPr>
          <w:rFonts w:cs="Arial"/>
        </w:rPr>
        <w:t xml:space="preserve">, </w:t>
      </w:r>
      <w:commentRangeStart w:id="506"/>
      <w:commentRangeStart w:id="507"/>
      <w:r w:rsidR="00CE1D3B" w:rsidRPr="008231D4">
        <w:rPr>
          <w:rFonts w:cs="Arial"/>
        </w:rPr>
        <w:t xml:space="preserve">with participants </w:t>
      </w:r>
      <w:r w:rsidR="000F3286" w:rsidRPr="008231D4">
        <w:rPr>
          <w:rFonts w:cs="Arial"/>
        </w:rPr>
        <w:t xml:space="preserve">often </w:t>
      </w:r>
      <w:r w:rsidR="00CE1D3B" w:rsidRPr="008231D4">
        <w:rPr>
          <w:rFonts w:cs="Arial"/>
        </w:rPr>
        <w:t>dozing off</w:t>
      </w:r>
      <w:r w:rsidR="000F3286" w:rsidRPr="008231D4">
        <w:rPr>
          <w:rFonts w:cs="Arial"/>
        </w:rPr>
        <w:t xml:space="preserve"> or losing focus</w:t>
      </w:r>
      <w:commentRangeEnd w:id="506"/>
      <w:r w:rsidR="00391519" w:rsidRPr="008231D4">
        <w:rPr>
          <w:rStyle w:val="CommentReference"/>
          <w:rFonts w:cs="Arial"/>
          <w:sz w:val="24"/>
          <w:szCs w:val="24"/>
        </w:rPr>
        <w:commentReference w:id="506"/>
      </w:r>
      <w:commentRangeEnd w:id="507"/>
      <w:r w:rsidR="002A1BD7" w:rsidRPr="008231D4">
        <w:rPr>
          <w:rStyle w:val="CommentReference"/>
          <w:rFonts w:cs="Arial"/>
          <w:sz w:val="24"/>
          <w:szCs w:val="24"/>
        </w:rPr>
        <w:commentReference w:id="507"/>
      </w:r>
      <w:r w:rsidR="00041251" w:rsidRPr="008231D4">
        <w:rPr>
          <w:rFonts w:cs="Arial"/>
        </w:rPr>
        <w:t>.</w:t>
      </w:r>
      <w:r w:rsidR="00FC68D1" w:rsidRPr="008231D4">
        <w:rPr>
          <w:rFonts w:cs="Arial"/>
        </w:rPr>
        <w:t xml:space="preserve"> That mean</w:t>
      </w:r>
      <w:r w:rsidR="00111E55" w:rsidRPr="008231D4">
        <w:rPr>
          <w:rFonts w:cs="Arial"/>
        </w:rPr>
        <w:t>s</w:t>
      </w:r>
      <w:r w:rsidR="00FC68D1" w:rsidRPr="008231D4">
        <w:rPr>
          <w:rFonts w:cs="Arial"/>
        </w:rPr>
        <w:t xml:space="preserve"> the best </w:t>
      </w:r>
      <w:r w:rsidR="00111E55" w:rsidRPr="008231D4">
        <w:rPr>
          <w:rFonts w:cs="Arial"/>
        </w:rPr>
        <w:t xml:space="preserve">quality </w:t>
      </w:r>
      <w:r w:rsidR="00FC68D1" w:rsidRPr="008231D4">
        <w:rPr>
          <w:rFonts w:cs="Arial"/>
        </w:rPr>
        <w:t>baseline</w:t>
      </w:r>
      <w:r w:rsidR="00D25A99" w:rsidRPr="008231D4">
        <w:rPr>
          <w:rFonts w:cs="Arial"/>
        </w:rPr>
        <w:t xml:space="preserve"> pupil size</w:t>
      </w:r>
      <w:r w:rsidR="00FC68D1" w:rsidRPr="008231D4">
        <w:rPr>
          <w:rFonts w:cs="Arial"/>
        </w:rPr>
        <w:t xml:space="preserve"> </w:t>
      </w:r>
      <w:r w:rsidR="00111E55" w:rsidRPr="008231D4">
        <w:rPr>
          <w:rFonts w:cs="Arial"/>
        </w:rPr>
        <w:t>data</w:t>
      </w:r>
      <w:r w:rsidR="00FC68D1" w:rsidRPr="008231D4">
        <w:rPr>
          <w:rFonts w:cs="Arial"/>
        </w:rPr>
        <w:t xml:space="preserve"> sometimes </w:t>
      </w:r>
      <w:r w:rsidR="00D25A99" w:rsidRPr="008231D4">
        <w:rPr>
          <w:rFonts w:cs="Arial"/>
        </w:rPr>
        <w:t>lie</w:t>
      </w:r>
      <w:r w:rsidR="00111E55" w:rsidRPr="008231D4">
        <w:rPr>
          <w:rFonts w:cs="Arial"/>
        </w:rPr>
        <w:t>s</w:t>
      </w:r>
      <w:r w:rsidR="00FE47D6" w:rsidRPr="008231D4">
        <w:rPr>
          <w:rFonts w:cs="Arial"/>
        </w:rPr>
        <w:t xml:space="preserve"> not during dark adaptation, but</w:t>
      </w:r>
      <w:r w:rsidR="00FC68D1" w:rsidRPr="008231D4">
        <w:rPr>
          <w:rFonts w:cs="Arial"/>
        </w:rPr>
        <w:t xml:space="preserve"> after</w:t>
      </w:r>
      <w:r w:rsidR="00FE47D6" w:rsidRPr="008231D4">
        <w:rPr>
          <w:rFonts w:cs="Arial"/>
        </w:rPr>
        <w:t>, during the light stimulation cycles.</w:t>
      </w:r>
      <w:r w:rsidR="00385418" w:rsidRPr="008231D4">
        <w:rPr>
          <w:rFonts w:cs="Arial"/>
        </w:rPr>
        <w:t xml:space="preserve"> </w:t>
      </w:r>
      <w:r w:rsidR="00D31676" w:rsidRPr="008231D4">
        <w:rPr>
          <w:rFonts w:cs="Arial"/>
        </w:rPr>
        <w:t>A visual representation of all the data preprocessing steps for an example experiment run is available in the supplementary materials.</w:t>
      </w:r>
    </w:p>
    <w:p w14:paraId="1BB47F0D" w14:textId="6091E5AF" w:rsidR="00951428" w:rsidRPr="008231D4" w:rsidRDefault="00951428" w:rsidP="00B350E0">
      <w:pPr>
        <w:jc w:val="both"/>
        <w:rPr>
          <w:rFonts w:cs="Arial"/>
        </w:rPr>
      </w:pPr>
      <w:r w:rsidRPr="008231D4">
        <w:rPr>
          <w:rFonts w:cs="Arial"/>
        </w:rPr>
        <w:t xml:space="preserve">The individual trial traces (time course -10 s before light onset to 30 seconds after light offset) are also kept for visualisation purposes, as well as for calculating the 6-second PIPR response, which is defined as the mean relative pupil constriction from total light offset (i.e. after ramp-down) to </w:t>
      </w:r>
      <w:ins w:id="508" w:author="Gastbenutzer" w:date="2026-02-04T08:41:00Z" w16du:dateUtc="2026-02-04T08:41:53Z">
        <w:r w:rsidR="08A0200F" w:rsidRPr="08A0200F">
          <w:rPr>
            <w:rFonts w:cs="Arial"/>
          </w:rPr>
          <w:t>six</w:t>
        </w:r>
      </w:ins>
      <w:del w:id="509" w:author="Gastbenutzer" w:date="2026-02-04T08:41:00Z" w16du:dateUtc="2026-02-04T08:41:52Z">
        <w:r w:rsidRPr="008231D4">
          <w:rPr>
            <w:rFonts w:cs="Arial"/>
          </w:rPr>
          <w:delText>6</w:delText>
        </w:r>
      </w:del>
      <w:r w:rsidRPr="008231D4">
        <w:rPr>
          <w:rFonts w:cs="Arial"/>
        </w:rPr>
        <w:t xml:space="preserve"> </w:t>
      </w:r>
      <w:r w:rsidR="1A2FB0BD" w:rsidRPr="1A2FB0BD">
        <w:rPr>
          <w:rFonts w:cs="Arial"/>
        </w:rPr>
        <w:t>second</w:t>
      </w:r>
      <w:ins w:id="510" w:author="Gastbenutzer" w:date="2026-02-04T08:41:00Z" w16du:dateUtc="2026-02-04T08:41:38Z">
        <w:r w:rsidR="1A2FB0BD" w:rsidRPr="1A2FB0BD">
          <w:rPr>
            <w:rFonts w:cs="Arial"/>
          </w:rPr>
          <w:t>s</w:t>
        </w:r>
      </w:ins>
      <w:r w:rsidRPr="008231D4">
        <w:rPr>
          <w:rFonts w:cs="Arial"/>
        </w:rPr>
        <w:t xml:space="preserve"> after total light offset. </w:t>
      </w:r>
    </w:p>
    <w:p w14:paraId="1874C74E" w14:textId="1F5AC92D" w:rsidR="00D31676" w:rsidRPr="008231D4" w:rsidRDefault="00385418" w:rsidP="00B350E0">
      <w:pPr>
        <w:jc w:val="both"/>
        <w:rPr>
          <w:rFonts w:cs="Arial"/>
        </w:rPr>
      </w:pPr>
      <w:r w:rsidRPr="008231D4">
        <w:rPr>
          <w:rFonts w:cs="Arial"/>
        </w:rPr>
        <w:t>What then follows is the c</w:t>
      </w:r>
      <w:r w:rsidR="00041251" w:rsidRPr="008231D4">
        <w:rPr>
          <w:rFonts w:cs="Arial"/>
        </w:rPr>
        <w:t>alculation of participant-level averages of pupil</w:t>
      </w:r>
      <w:r w:rsidR="00951428" w:rsidRPr="008231D4">
        <w:rPr>
          <w:rFonts w:cs="Arial"/>
        </w:rPr>
        <w:t xml:space="preserve"> constriction and PIPR</w:t>
      </w:r>
      <w:r w:rsidR="00041251" w:rsidRPr="008231D4">
        <w:rPr>
          <w:rFonts w:cs="Arial"/>
        </w:rPr>
        <w:t xml:space="preserve"> for each light condition</w:t>
      </w:r>
      <w:r w:rsidR="00A56516" w:rsidRPr="008231D4">
        <w:rPr>
          <w:rFonts w:cs="Arial"/>
        </w:rPr>
        <w:t xml:space="preserve"> and wavelength</w:t>
      </w:r>
      <w:r w:rsidR="00041251" w:rsidRPr="008231D4">
        <w:rPr>
          <w:rFonts w:cs="Arial"/>
        </w:rPr>
        <w:t xml:space="preserve">. The average </w:t>
      </w:r>
      <w:r w:rsidR="002F2A12" w:rsidRPr="008231D4">
        <w:rPr>
          <w:rFonts w:cs="Arial"/>
        </w:rPr>
        <w:t>pupil size</w:t>
      </w:r>
      <w:r w:rsidR="00041251" w:rsidRPr="008231D4">
        <w:rPr>
          <w:rFonts w:cs="Arial"/>
        </w:rPr>
        <w:t xml:space="preserve"> during the 30-s plateau period is computed for all </w:t>
      </w:r>
      <w:r w:rsidR="002F2A12" w:rsidRPr="008231D4">
        <w:rPr>
          <w:rFonts w:cs="Arial"/>
        </w:rPr>
        <w:t xml:space="preserve">36 </w:t>
      </w:r>
      <w:r w:rsidR="00041251" w:rsidRPr="008231D4">
        <w:rPr>
          <w:rFonts w:cs="Arial"/>
        </w:rPr>
        <w:t>trials</w:t>
      </w:r>
      <w:r w:rsidR="004713F7" w:rsidRPr="008231D4">
        <w:rPr>
          <w:rFonts w:cs="Arial"/>
        </w:rPr>
        <w:t xml:space="preserve"> of the </w:t>
      </w:r>
      <w:ins w:id="511" w:author="Gastbenutzer" w:date="2026-02-04T08:41:00Z" w16du:dateUtc="2026-02-04T08:41:57Z">
        <w:r w:rsidR="08A0200F" w:rsidRPr="08A0200F">
          <w:rPr>
            <w:rFonts w:cs="Arial"/>
          </w:rPr>
          <w:t>four</w:t>
        </w:r>
      </w:ins>
      <w:del w:id="512" w:author="Gastbenutzer" w:date="2026-02-04T08:41:00Z" w16du:dateUtc="2026-02-04T08:41:56Z">
        <w:r w:rsidR="004713F7" w:rsidRPr="008231D4">
          <w:rPr>
            <w:rFonts w:cs="Arial"/>
          </w:rPr>
          <w:delText>4</w:delText>
        </w:r>
      </w:del>
      <w:r w:rsidR="004713F7" w:rsidRPr="008231D4">
        <w:rPr>
          <w:rFonts w:cs="Arial"/>
        </w:rPr>
        <w:t xml:space="preserve"> laboratory visits</w:t>
      </w:r>
      <w:r w:rsidR="00041251" w:rsidRPr="008231D4">
        <w:rPr>
          <w:rFonts w:cs="Arial"/>
        </w:rPr>
        <w:t xml:space="preserve">. </w:t>
      </w:r>
      <w:r w:rsidR="00541322" w:rsidRPr="008231D4">
        <w:rPr>
          <w:rFonts w:cs="Arial"/>
        </w:rPr>
        <w:t>A group average is finally computed</w:t>
      </w:r>
      <w:r w:rsidR="00951428" w:rsidRPr="008231D4">
        <w:rPr>
          <w:rFonts w:cs="Arial"/>
        </w:rPr>
        <w:t xml:space="preserve"> for both metrics</w:t>
      </w:r>
      <w:r w:rsidR="008E232A" w:rsidRPr="008231D4">
        <w:rPr>
          <w:rFonts w:cs="Arial"/>
        </w:rPr>
        <w:t xml:space="preserve"> for each combination of wavelength and light intensity</w:t>
      </w:r>
      <w:r w:rsidR="00541322" w:rsidRPr="008231D4">
        <w:rPr>
          <w:rFonts w:cs="Arial"/>
        </w:rPr>
        <w:t>.</w:t>
      </w:r>
      <w:r w:rsidR="00041251" w:rsidRPr="008231D4">
        <w:rPr>
          <w:rFonts w:cs="Arial"/>
        </w:rPr>
        <w:t xml:space="preserve"> </w:t>
      </w:r>
    </w:p>
    <w:p w14:paraId="6A014D4D" w14:textId="77777777" w:rsidR="002E4A36" w:rsidRPr="008231D4" w:rsidRDefault="002E4A36" w:rsidP="00B350E0">
      <w:pPr>
        <w:jc w:val="both"/>
        <w:rPr>
          <w:rFonts w:cs="Arial"/>
        </w:rPr>
      </w:pPr>
    </w:p>
    <w:p w14:paraId="6B973E48" w14:textId="210F95EF" w:rsidR="002E4A36" w:rsidRPr="000003E6" w:rsidRDefault="007E513C" w:rsidP="000003E6">
      <w:pPr>
        <w:pStyle w:val="Heading4"/>
        <w:rPr>
          <w:rStyle w:val="SubtleEmphasis"/>
          <w:i w:val="0"/>
          <w:iCs/>
          <w:color w:val="000000" w:themeColor="text1"/>
        </w:rPr>
      </w:pPr>
      <w:r w:rsidRPr="000003E6">
        <w:rPr>
          <w:rStyle w:val="SubtleEmphasis"/>
          <w:i w:val="0"/>
          <w:iCs/>
          <w:color w:val="000000" w:themeColor="text1"/>
        </w:rPr>
        <w:t>EMG</w:t>
      </w:r>
      <w:r w:rsidR="00AB287D" w:rsidRPr="000003E6">
        <w:rPr>
          <w:rStyle w:val="SubtleEmphasis"/>
          <w:i w:val="0"/>
          <w:iCs/>
          <w:color w:val="000000" w:themeColor="text1"/>
        </w:rPr>
        <w:t xml:space="preserve"> data</w:t>
      </w:r>
      <w:r w:rsidR="00AC7314" w:rsidRPr="000003E6">
        <w:rPr>
          <w:rStyle w:val="SubtleEmphasis"/>
          <w:i w:val="0"/>
          <w:iCs/>
          <w:color w:val="000000" w:themeColor="text1"/>
        </w:rPr>
        <w:t xml:space="preserve"> pipeline</w:t>
      </w:r>
    </w:p>
    <w:p w14:paraId="7E806232" w14:textId="77777777" w:rsidR="001952D6" w:rsidRPr="001952D6" w:rsidRDefault="001952D6" w:rsidP="001952D6"/>
    <w:p w14:paraId="4114A9DA" w14:textId="7AA2F281" w:rsidR="005F1747" w:rsidRPr="008231D4" w:rsidRDefault="3FDB367F" w:rsidP="00B350E0">
      <w:pPr>
        <w:jc w:val="both"/>
        <w:rPr>
          <w:rFonts w:cs="Arial"/>
        </w:rPr>
      </w:pPr>
      <w:r w:rsidRPr="3FDB367F">
        <w:rPr>
          <w:rFonts w:cs="Arial"/>
        </w:rPr>
        <w:t xml:space="preserve">Before any analyses, the </w:t>
      </w:r>
      <w:proofErr w:type="spellStart"/>
      <w:ins w:id="513" w:author="Gastbenutzer" w:date="2026-02-03T18:41:00Z" w16du:dateUtc="2026-02-03T18:41:51Z">
        <w:r w:rsidRPr="3FDB367F">
          <w:rPr>
            <w:rFonts w:cs="Arial"/>
          </w:rPr>
          <w:t>s</w:t>
        </w:r>
      </w:ins>
      <w:r w:rsidRPr="3FDB367F">
        <w:rPr>
          <w:rFonts w:cs="Arial"/>
        </w:rPr>
        <w:t>EMG</w:t>
      </w:r>
      <w:proofErr w:type="spellEnd"/>
      <w:r w:rsidRPr="3FDB367F">
        <w:rPr>
          <w:rFonts w:cs="Arial"/>
        </w:rPr>
        <w:t xml:space="preserve"> data is pre-processed using the following pipeline.</w:t>
      </w:r>
    </w:p>
    <w:p w14:paraId="58378248" w14:textId="237FEB4E" w:rsidR="00131927" w:rsidRPr="008231D4" w:rsidRDefault="3FDB367F" w:rsidP="00131927">
      <w:pPr>
        <w:jc w:val="both"/>
        <w:rPr>
          <w:rFonts w:cs="Arial"/>
        </w:rPr>
      </w:pPr>
      <w:r w:rsidRPr="3FDB367F">
        <w:rPr>
          <w:rFonts w:cs="Arial"/>
        </w:rPr>
        <w:t xml:space="preserve">The data is first zero centred to correct for any DC (direct current) offset. Rectification is then applied by taking the absolute values of all data points. The rectified signal is low-pass filtered with a cutoff of 0.5 Hz normalised to the Nyquist frequency – 2048/2 Hz – using a zero-phase (forward-backward), fourth-order Butterworth filter. 0.5 Hz corresponds to a 2-second period, so anything faster than a few seconds gets strongly suppressed – this choice was made on the basis that only the average EMG activity during light stimulation was of interest, and not transient responses (e.g. blinks). Divisive baseline correction is then applied. The baseline corresponds to the median </w:t>
      </w:r>
      <w:proofErr w:type="spellStart"/>
      <w:ins w:id="514" w:author="Gastbenutzer" w:date="2026-02-03T18:42:00Z" w16du:dateUtc="2026-02-03T18:42:05Z">
        <w:r w:rsidRPr="3FDB367F">
          <w:rPr>
            <w:rFonts w:cs="Arial"/>
          </w:rPr>
          <w:t>s</w:t>
        </w:r>
      </w:ins>
      <w:r w:rsidRPr="3FDB367F">
        <w:rPr>
          <w:rFonts w:cs="Arial"/>
        </w:rPr>
        <w:t>EMG</w:t>
      </w:r>
      <w:proofErr w:type="spellEnd"/>
      <w:r w:rsidRPr="3FDB367F">
        <w:rPr>
          <w:rFonts w:cs="Arial"/>
        </w:rPr>
        <w:t xml:space="preserve"> activity during the last </w:t>
      </w:r>
      <w:ins w:id="515" w:author="Gastbenutzer" w:date="2026-02-04T08:42:00Z" w16du:dateUtc="2026-02-04T08:42:00Z">
        <w:r w:rsidR="014B36A4" w:rsidRPr="014B36A4">
          <w:rPr>
            <w:rFonts w:cs="Arial"/>
          </w:rPr>
          <w:t>five</w:t>
        </w:r>
      </w:ins>
      <w:del w:id="516" w:author="Gastbenutzer" w:date="2026-02-04T08:42:00Z" w16du:dateUtc="2026-02-04T08:42:00Z">
        <w:r w:rsidRPr="3FDB367F">
          <w:rPr>
            <w:rFonts w:cs="Arial"/>
          </w:rPr>
          <w:delText>5</w:delText>
        </w:r>
      </w:del>
      <w:r w:rsidRPr="3FDB367F">
        <w:rPr>
          <w:rFonts w:cs="Arial"/>
        </w:rPr>
        <w:t xml:space="preserve"> minutes of the initial dark period (i.e. </w:t>
      </w:r>
      <w:ins w:id="517" w:author="Gastbenutzer" w:date="2026-02-04T08:42:00Z" w16du:dateUtc="2026-02-04T08:42:33Z">
        <w:r w:rsidR="014B36A4" w:rsidRPr="014B36A4">
          <w:rPr>
            <w:rFonts w:cs="Arial"/>
          </w:rPr>
          <w:t>five</w:t>
        </w:r>
      </w:ins>
      <w:del w:id="518" w:author="Gastbenutzer" w:date="2026-02-04T08:42:00Z" w16du:dateUtc="2026-02-04T08:42:32Z">
        <w:r w:rsidRPr="3FDB367F">
          <w:rPr>
            <w:rFonts w:cs="Arial"/>
          </w:rPr>
          <w:delText>5</w:delText>
        </w:r>
      </w:del>
      <w:r w:rsidRPr="3FDB367F">
        <w:rPr>
          <w:rFonts w:cs="Arial"/>
        </w:rPr>
        <w:t xml:space="preserve"> to </w:t>
      </w:r>
      <w:ins w:id="519" w:author="Gastbenutzer" w:date="2026-02-04T08:42:00Z" w16du:dateUtc="2026-02-04T08:42:36Z">
        <w:r w:rsidR="014B36A4" w:rsidRPr="014B36A4">
          <w:rPr>
            <w:rFonts w:cs="Arial"/>
          </w:rPr>
          <w:t>ten</w:t>
        </w:r>
      </w:ins>
      <w:del w:id="520" w:author="Gastbenutzer" w:date="2026-02-04T08:42:00Z" w16du:dateUtc="2026-02-04T08:42:36Z">
        <w:r w:rsidRPr="3FDB367F">
          <w:rPr>
            <w:rFonts w:cs="Arial"/>
          </w:rPr>
          <w:delText>10</w:delText>
        </w:r>
      </w:del>
      <w:r w:rsidRPr="3FDB367F">
        <w:rPr>
          <w:rFonts w:cs="Arial"/>
        </w:rPr>
        <w:t xml:space="preserve"> minutes after the start of dark adaptation). A visual representation of all the data preprocessing steps for an example experiment run is available in the supplementary materials.</w:t>
      </w:r>
    </w:p>
    <w:p w14:paraId="50A9E4BC" w14:textId="1D80964F" w:rsidR="00951428" w:rsidRPr="008231D4" w:rsidRDefault="00131927" w:rsidP="00B350E0">
      <w:pPr>
        <w:jc w:val="both"/>
        <w:rPr>
          <w:rFonts w:cs="Arial"/>
        </w:rPr>
      </w:pPr>
      <w:r w:rsidRPr="008231D4">
        <w:rPr>
          <w:rFonts w:cs="Arial"/>
        </w:rPr>
        <w:t xml:space="preserve">The individual trial traces (time course -10 s before light onset to 30 seconds after light offset) are also kept for visualisation purposes. </w:t>
      </w:r>
    </w:p>
    <w:p w14:paraId="34DB9CCC" w14:textId="314BF578" w:rsidR="00131927" w:rsidRPr="008231D4" w:rsidRDefault="0005783E" w:rsidP="00B350E0">
      <w:pPr>
        <w:jc w:val="both"/>
        <w:rPr>
          <w:rFonts w:cs="Arial"/>
        </w:rPr>
      </w:pPr>
      <w:r w:rsidRPr="008231D4">
        <w:rPr>
          <w:rFonts w:cs="Arial"/>
        </w:rPr>
        <w:t>W</w:t>
      </w:r>
      <w:r w:rsidR="00097E3F" w:rsidRPr="008231D4">
        <w:rPr>
          <w:rFonts w:cs="Arial"/>
        </w:rPr>
        <w:t>hat then follows is c</w:t>
      </w:r>
      <w:r w:rsidR="005F1747" w:rsidRPr="008231D4">
        <w:rPr>
          <w:rFonts w:cs="Arial"/>
        </w:rPr>
        <w:t>alculation of participant-level averages of EMG activity for each light condition</w:t>
      </w:r>
      <w:r w:rsidR="00C9394E" w:rsidRPr="008231D4">
        <w:rPr>
          <w:rFonts w:cs="Arial"/>
        </w:rPr>
        <w:t xml:space="preserve"> and wavelength</w:t>
      </w:r>
      <w:r w:rsidR="005F1747" w:rsidRPr="008231D4">
        <w:rPr>
          <w:rFonts w:cs="Arial"/>
        </w:rPr>
        <w:t xml:space="preserve">. The average EMG activity during the 30-s plateau period is computed for all </w:t>
      </w:r>
      <w:r w:rsidR="002F2A12" w:rsidRPr="008231D4">
        <w:rPr>
          <w:rFonts w:cs="Arial"/>
        </w:rPr>
        <w:t xml:space="preserve">36 </w:t>
      </w:r>
      <w:r w:rsidR="005F1747" w:rsidRPr="008231D4">
        <w:rPr>
          <w:rFonts w:cs="Arial"/>
        </w:rPr>
        <w:t>trials</w:t>
      </w:r>
      <w:r w:rsidR="00C63CBF" w:rsidRPr="008231D4">
        <w:rPr>
          <w:rFonts w:cs="Arial"/>
        </w:rPr>
        <w:t xml:space="preserve"> of the 4 laboratory visits</w:t>
      </w:r>
      <w:r w:rsidR="005F1747" w:rsidRPr="008231D4">
        <w:rPr>
          <w:rFonts w:cs="Arial"/>
        </w:rPr>
        <w:t xml:space="preserve">. </w:t>
      </w:r>
      <w:r w:rsidR="008E232A" w:rsidRPr="008231D4">
        <w:rPr>
          <w:rFonts w:cs="Arial"/>
        </w:rPr>
        <w:t>A group average is finally computed for each muscle for each combination of wavelength and light intensity.</w:t>
      </w:r>
    </w:p>
    <w:p w14:paraId="34F6038F" w14:textId="77777777" w:rsidR="00AB287D" w:rsidRPr="008231D4" w:rsidRDefault="00AB287D" w:rsidP="00B350E0">
      <w:pPr>
        <w:jc w:val="both"/>
        <w:rPr>
          <w:rFonts w:cs="Arial"/>
        </w:rPr>
      </w:pPr>
    </w:p>
    <w:p w14:paraId="5D1D6906" w14:textId="66694E33" w:rsidR="00AB287D" w:rsidRDefault="00AB287D" w:rsidP="000003E6">
      <w:pPr>
        <w:pStyle w:val="Heading4"/>
        <w:rPr>
          <w:rStyle w:val="SubtleEmphasis"/>
          <w:i w:val="0"/>
          <w:iCs/>
          <w:color w:val="0F4761" w:themeColor="accent1" w:themeShade="BF"/>
        </w:rPr>
      </w:pPr>
      <w:r w:rsidRPr="001952D6">
        <w:rPr>
          <w:rStyle w:val="SubtleEmphasis"/>
          <w:i w:val="0"/>
          <w:iCs/>
          <w:color w:val="000000" w:themeColor="text1"/>
        </w:rPr>
        <w:t>Subjective reporting dat</w:t>
      </w:r>
      <w:r w:rsidR="000003E6">
        <w:rPr>
          <w:rStyle w:val="SubtleEmphasis"/>
          <w:i w:val="0"/>
          <w:iCs/>
          <w:color w:val="000000" w:themeColor="text1"/>
        </w:rPr>
        <w:t>a pipeline</w:t>
      </w:r>
    </w:p>
    <w:p w14:paraId="2E80F9C5" w14:textId="77777777" w:rsidR="001952D6" w:rsidRPr="001952D6" w:rsidRDefault="001952D6" w:rsidP="001952D6"/>
    <w:p w14:paraId="46DAF306" w14:textId="705096AC" w:rsidR="001F2076" w:rsidRPr="008231D4" w:rsidRDefault="00B40B60" w:rsidP="00B350E0">
      <w:pPr>
        <w:jc w:val="both"/>
        <w:rPr>
          <w:rFonts w:cs="Arial"/>
        </w:rPr>
      </w:pPr>
      <w:r w:rsidRPr="008231D4">
        <w:rPr>
          <w:rFonts w:eastAsia="Arial" w:cs="Arial"/>
        </w:rPr>
        <w:t>The processing of rating data will in</w:t>
      </w:r>
      <w:r w:rsidR="002A7C34" w:rsidRPr="008231D4">
        <w:rPr>
          <w:rFonts w:eastAsia="Arial" w:cs="Arial"/>
        </w:rPr>
        <w:t xml:space="preserve">volve </w:t>
      </w:r>
      <w:r w:rsidR="005D756D" w:rsidRPr="008231D4">
        <w:rPr>
          <w:rFonts w:eastAsia="Arial" w:cs="Arial"/>
        </w:rPr>
        <w:t xml:space="preserve">the </w:t>
      </w:r>
      <w:r w:rsidR="001D6774" w:rsidRPr="008231D4">
        <w:rPr>
          <w:rFonts w:cs="Arial"/>
        </w:rPr>
        <w:t xml:space="preserve">calculation of participant-level average ratings for each light condition and wavelength. A group average is finally computed for each </w:t>
      </w:r>
      <w:r w:rsidR="005D756D" w:rsidRPr="008231D4">
        <w:rPr>
          <w:rFonts w:cs="Arial"/>
        </w:rPr>
        <w:t>rating</w:t>
      </w:r>
      <w:r w:rsidR="001D6774" w:rsidRPr="008231D4">
        <w:rPr>
          <w:rFonts w:cs="Arial"/>
        </w:rPr>
        <w:t xml:space="preserve"> for each combination of wavelength and light intensity.</w:t>
      </w:r>
    </w:p>
    <w:p w14:paraId="3D7855CB" w14:textId="77777777" w:rsidR="00FC650C" w:rsidRPr="008231D4" w:rsidRDefault="00FC650C" w:rsidP="00B350E0">
      <w:pPr>
        <w:jc w:val="both"/>
        <w:rPr>
          <w:rFonts w:eastAsia="Arial" w:cs="Arial"/>
        </w:rPr>
      </w:pPr>
    </w:p>
    <w:p w14:paraId="764B6EF2" w14:textId="77777777" w:rsidR="00551937" w:rsidRDefault="00551937" w:rsidP="001952D6">
      <w:pPr>
        <w:pStyle w:val="Heading3"/>
      </w:pPr>
      <w:r w:rsidRPr="001952D6">
        <w:t>Synchronisation of data streams</w:t>
      </w:r>
    </w:p>
    <w:p w14:paraId="4B20CB8F" w14:textId="77777777" w:rsidR="001952D6" w:rsidRPr="001952D6" w:rsidRDefault="001952D6" w:rsidP="001952D6"/>
    <w:p w14:paraId="36A5D532" w14:textId="3CA75EC5" w:rsidR="00D911A9" w:rsidRPr="008231D4" w:rsidRDefault="00551937" w:rsidP="00B350E0">
      <w:pPr>
        <w:jc w:val="both"/>
        <w:rPr>
          <w:rFonts w:eastAsia="Arial" w:cs="Arial"/>
        </w:rPr>
      </w:pPr>
      <w:r w:rsidRPr="008231D4">
        <w:rPr>
          <w:rFonts w:eastAsia="Arial" w:cs="Arial"/>
        </w:rPr>
        <w:t>The time series data for pupillometry</w:t>
      </w:r>
      <w:r w:rsidR="00BB68EA" w:rsidRPr="008231D4">
        <w:rPr>
          <w:rFonts w:eastAsia="Arial" w:cs="Arial"/>
        </w:rPr>
        <w:t xml:space="preserve"> and</w:t>
      </w:r>
      <w:r w:rsidRPr="008231D4">
        <w:rPr>
          <w:rFonts w:eastAsia="Arial" w:cs="Arial"/>
        </w:rPr>
        <w:t xml:space="preserve"> EMG will be synchronised using the following strategy</w:t>
      </w:r>
      <w:r w:rsidR="002F307C" w:rsidRPr="008231D4">
        <w:rPr>
          <w:rFonts w:eastAsia="Arial" w:cs="Arial"/>
        </w:rPr>
        <w:t xml:space="preserve">. </w:t>
      </w:r>
      <w:r w:rsidRPr="008231D4">
        <w:rPr>
          <w:rFonts w:eastAsia="Arial" w:cs="Arial"/>
        </w:rPr>
        <w:t>The pupillary data serves as the reference</w:t>
      </w:r>
      <w:r w:rsidR="00827171" w:rsidRPr="008231D4">
        <w:rPr>
          <w:rFonts w:eastAsia="Arial" w:cs="Arial"/>
        </w:rPr>
        <w:t xml:space="preserve"> in terms of timestamps</w:t>
      </w:r>
      <w:r w:rsidRPr="008231D4">
        <w:rPr>
          <w:rFonts w:eastAsia="Arial" w:cs="Arial"/>
        </w:rPr>
        <w:t>, as the Pupil Capture software</w:t>
      </w:r>
      <w:r w:rsidR="00FF1290" w:rsidRPr="008231D4">
        <w:rPr>
          <w:rFonts w:eastAsia="Arial" w:cs="Arial"/>
        </w:rPr>
        <w:t xml:space="preserve"> – alongside the </w:t>
      </w:r>
      <w:proofErr w:type="spellStart"/>
      <w:r w:rsidR="00FF1290" w:rsidRPr="008231D4">
        <w:rPr>
          <w:rFonts w:eastAsia="Arial" w:cs="Arial"/>
        </w:rPr>
        <w:t>PyPlr</w:t>
      </w:r>
      <w:proofErr w:type="spellEnd"/>
      <w:r w:rsidR="00FF1290" w:rsidRPr="008231D4">
        <w:rPr>
          <w:rFonts w:eastAsia="Arial" w:cs="Arial"/>
        </w:rPr>
        <w:t xml:space="preserve"> Python package</w:t>
      </w:r>
      <w:r w:rsidR="00C91E40">
        <w:rPr>
          <w:rFonts w:eastAsia="Arial" w:cs="Arial"/>
        </w:rPr>
        <w:fldChar w:fldCharType="begin"/>
      </w:r>
      <w:r w:rsidR="00882151">
        <w:rPr>
          <w:rFonts w:eastAsia="Arial" w:cs="Arial"/>
        </w:rPr>
        <w:instrText xml:space="preserve"> ADDIN ZOTERO_ITEM CSL_CITATION {"citationID":"oeMQVibL","properties":{"unsorted":false,"formattedCitation":"\\super 40\\nosupersub{}","plainCitation":"40","noteIndex":0},"citationItems":[{"id":4118,"uris":["http://zotero.org/users/13639132/items/6TQSA4BQ"],"itemData":{"id":4118,"type":"article-journal","abstract":"Abstract\n            \n              We introduce\n              PyPlr\n              —a versatile, integrated system of hardware and software to support a broad spectrum of research applications concerning the human pupillary light reflex (PLR).\n              PyPlr\n              is a custom Python library for integrating a research-grade video-based eye-tracker system with a light source and streamlining stimulus design, optimisation and delivery, device synchronisation, and extraction, cleaning, and analysis of pupil data. We additionally describe how full-field, homogenous stimulation of the retina can be realised with a low-cost integrating sphere that serves as an alternative to a more complex Maxwellian view setup. Users can integrate their own light source, but we provide full native software support for a high-end, commercial research-grade 10-primary light engine that offers advanced control over the temporal and spectral properties of light stimuli as well as spectral calibration utilities. Here, we describe the hardware and software in detail and demonstrate its capabilities with two example applications: (1) pupillometer-style measurement and parametrisation of the PLR to flashes of white light, and (2) comparing the post-illumination pupil response (PIPR) to flashes of long and short-wavelength light. The system holds promise for researchers who would favour a flexible approach to studying the PLR and the ability to employ a wide range of temporally and spectrally varying stimuli, including simple narrowband stimuli.","container-title":"Behavior Research Methods","DOI":"10.3758/s13428-021-01759-3","ISSN":"1554-3528","issue":"6","journalAbbreviation":"Behav Res","language":"en","page":"2720-2739","source":"DOI.org (Crossref)","title":"PyPlr: A versatile, integrated system of hardware and software for researching the human pupillary light reflex","title-short":"PyPlr","volume":"54","author":[{"family":"Martin","given":"Joel T."},{"family":"Pinto","given":"Joana"},{"family":"Bulte","given":"Daniel"},{"family":"Spitschan","given":"Manuel"}],"issued":{"date-parts":[["2021",12,16]]}}}],"schema":"https://github.com/citation-style-language/schema/raw/master/csl-citation.json"} </w:instrText>
      </w:r>
      <w:r w:rsidR="00C91E40">
        <w:rPr>
          <w:rFonts w:eastAsia="Arial" w:cs="Arial"/>
        </w:rPr>
        <w:fldChar w:fldCharType="separate"/>
      </w:r>
      <w:r w:rsidR="00882151" w:rsidRPr="00882151">
        <w:rPr>
          <w:rFonts w:cs="Arial"/>
          <w:vertAlign w:val="superscript"/>
        </w:rPr>
        <w:t>40</w:t>
      </w:r>
      <w:r w:rsidR="00C91E40">
        <w:rPr>
          <w:rFonts w:eastAsia="Arial" w:cs="Arial"/>
        </w:rPr>
        <w:fldChar w:fldCharType="end"/>
      </w:r>
      <w:r w:rsidR="00FF1290" w:rsidRPr="008231D4">
        <w:rPr>
          <w:rFonts w:eastAsia="Arial" w:cs="Arial"/>
        </w:rPr>
        <w:t xml:space="preserve"> –</w:t>
      </w:r>
      <w:r w:rsidRPr="008231D4">
        <w:rPr>
          <w:rFonts w:eastAsia="Arial" w:cs="Arial"/>
        </w:rPr>
        <w:t xml:space="preserve"> supports the introduction of </w:t>
      </w:r>
      <w:r w:rsidR="007D6AF7" w:rsidRPr="008231D4">
        <w:rPr>
          <w:rFonts w:eastAsia="Arial" w:cs="Arial"/>
        </w:rPr>
        <w:t>precisely-</w:t>
      </w:r>
      <w:r w:rsidRPr="008231D4">
        <w:rPr>
          <w:rFonts w:eastAsia="Arial" w:cs="Arial"/>
        </w:rPr>
        <w:t>timestamped annotations in the recording (e.g. for marking the start of the experiment, the end of the initial dark adaptation period, or light onsets)</w:t>
      </w:r>
      <w:r w:rsidR="00DE4125" w:rsidRPr="008231D4">
        <w:rPr>
          <w:rFonts w:eastAsia="Arial" w:cs="Arial"/>
        </w:rPr>
        <w:t>.</w:t>
      </w:r>
      <w:r w:rsidR="00F34FF1" w:rsidRPr="008231D4">
        <w:rPr>
          <w:rFonts w:eastAsia="Arial" w:cs="Arial"/>
        </w:rPr>
        <w:t xml:space="preserve"> </w:t>
      </w:r>
      <w:r w:rsidR="00BB68EA" w:rsidRPr="008231D4">
        <w:rPr>
          <w:rFonts w:eastAsia="Arial" w:cs="Arial"/>
        </w:rPr>
        <w:t>The custom EMG Python software collects timestamped data separately, which allows to synchronise the data stream with the pupillometry data.</w:t>
      </w:r>
    </w:p>
    <w:p w14:paraId="48C5BDB4" w14:textId="77777777" w:rsidR="00551937" w:rsidRPr="008231D4" w:rsidRDefault="00551937" w:rsidP="00B350E0">
      <w:pPr>
        <w:jc w:val="both"/>
        <w:rPr>
          <w:rFonts w:eastAsia="Arial" w:cs="Arial"/>
        </w:rPr>
      </w:pPr>
    </w:p>
    <w:p w14:paraId="2DDA3F57" w14:textId="236D3F15" w:rsidR="007E513C" w:rsidRDefault="007E513C" w:rsidP="001952D6">
      <w:pPr>
        <w:pStyle w:val="Heading3"/>
      </w:pPr>
      <w:r w:rsidRPr="001952D6">
        <w:t>Data exclusion</w:t>
      </w:r>
    </w:p>
    <w:p w14:paraId="375DB851" w14:textId="77777777" w:rsidR="001952D6" w:rsidRPr="001952D6" w:rsidRDefault="001952D6" w:rsidP="001952D6"/>
    <w:p w14:paraId="46437C3D" w14:textId="0C0503C1" w:rsidR="00397695" w:rsidRPr="008231D4" w:rsidRDefault="007E513C" w:rsidP="00B350E0">
      <w:pPr>
        <w:jc w:val="both"/>
        <w:rPr>
          <w:rFonts w:cs="Arial"/>
        </w:rPr>
      </w:pPr>
      <w:r w:rsidRPr="008231D4">
        <w:rPr>
          <w:rFonts w:cs="Arial"/>
        </w:rPr>
        <w:t>In certain cases, datasets (i.e., pupillary data for one eye and for one participant) may be rejected upon the following criteria</w:t>
      </w:r>
      <w:r w:rsidR="00884ECA" w:rsidRPr="008231D4">
        <w:rPr>
          <w:rFonts w:cs="Arial"/>
        </w:rPr>
        <w:t>. Exclusion might result from i</w:t>
      </w:r>
      <w:r w:rsidRPr="008231D4">
        <w:rPr>
          <w:rFonts w:cs="Arial"/>
        </w:rPr>
        <w:t>ssues during data collection – in cases where the experimenter reports relevant issues that may impact the reliability of the collected data, e.g. moving the eye tracker, or electrodes disconnecting during the experiment.</w:t>
      </w:r>
      <w:r w:rsidR="00884ECA" w:rsidRPr="008231D4">
        <w:rPr>
          <w:rFonts w:cs="Arial"/>
        </w:rPr>
        <w:t xml:space="preserve"> </w:t>
      </w:r>
      <w:r w:rsidRPr="008231D4">
        <w:rPr>
          <w:rFonts w:cs="Arial"/>
        </w:rPr>
        <w:t xml:space="preserve">Missing data </w:t>
      </w:r>
      <w:r w:rsidR="00884ECA" w:rsidRPr="008231D4">
        <w:rPr>
          <w:rFonts w:cs="Arial"/>
        </w:rPr>
        <w:t xml:space="preserve">would be the other reason </w:t>
      </w:r>
      <w:r w:rsidRPr="008231D4">
        <w:rPr>
          <w:rFonts w:cs="Arial"/>
        </w:rPr>
        <w:t>– if the data presents obvious issues upon visual inspection, i.e., non-physiological responses, or, in the case of pupillometry data, if the percentage of remaining data after preprocessing falls below</w:t>
      </w:r>
      <w:r w:rsidR="00051AEC" w:rsidRPr="008231D4">
        <w:rPr>
          <w:rFonts w:cs="Arial"/>
        </w:rPr>
        <w:t xml:space="preserve"> 10</w:t>
      </w:r>
      <w:r w:rsidRPr="008231D4">
        <w:rPr>
          <w:rFonts w:cs="Arial"/>
        </w:rPr>
        <w:t>% of the original datasets</w:t>
      </w:r>
      <w:r w:rsidR="00051AEC" w:rsidRPr="008231D4">
        <w:rPr>
          <w:rFonts w:cs="Arial"/>
        </w:rPr>
        <w:t xml:space="preserve"> (threshold defined from pilot data)</w:t>
      </w:r>
      <w:r w:rsidRPr="008231D4">
        <w:rPr>
          <w:rFonts w:cs="Arial"/>
        </w:rPr>
        <w:t>.</w:t>
      </w:r>
    </w:p>
    <w:p w14:paraId="393DC977" w14:textId="77777777" w:rsidR="00E63394" w:rsidRPr="008231D4" w:rsidRDefault="00E63394" w:rsidP="00B350E0">
      <w:pPr>
        <w:jc w:val="both"/>
        <w:rPr>
          <w:rFonts w:cs="Arial"/>
        </w:rPr>
      </w:pPr>
    </w:p>
    <w:p w14:paraId="715B1923" w14:textId="38A403FD" w:rsidR="005001A4" w:rsidRDefault="00E63394" w:rsidP="001952D6">
      <w:pPr>
        <w:pStyle w:val="Heading3"/>
      </w:pPr>
      <w:r w:rsidRPr="001952D6">
        <w:t>Statistical analysis</w:t>
      </w:r>
    </w:p>
    <w:p w14:paraId="663DC7E9" w14:textId="77777777" w:rsidR="001952D6" w:rsidRPr="001952D6" w:rsidRDefault="001952D6" w:rsidP="001952D6"/>
    <w:p w14:paraId="3E162BA7" w14:textId="77777777" w:rsidR="00E04447" w:rsidRDefault="00415177" w:rsidP="00B350E0">
      <w:pPr>
        <w:jc w:val="both"/>
        <w:rPr>
          <w:rFonts w:eastAsia="Arial" w:cs="Arial"/>
        </w:rPr>
      </w:pPr>
      <w:r w:rsidRPr="008231D4">
        <w:rPr>
          <w:rFonts w:eastAsia="Arial" w:cs="Arial"/>
        </w:rPr>
        <w:t xml:space="preserve">The same </w:t>
      </w:r>
      <w:r w:rsidR="00EF0DE5" w:rsidRPr="008231D4">
        <w:rPr>
          <w:rFonts w:eastAsia="Arial" w:cs="Arial"/>
        </w:rPr>
        <w:t xml:space="preserve">approach will be adopted here as the one described in the </w:t>
      </w:r>
      <w:hyperlink w:anchor="_Sample_size_calculation" w:history="1">
        <w:r w:rsidR="001952D6" w:rsidRPr="001952D6">
          <w:rPr>
            <w:rStyle w:val="Hyperlink"/>
            <w:rFonts w:eastAsia="Arial" w:cs="Arial"/>
            <w:i/>
            <w:iCs/>
          </w:rPr>
          <w:fldChar w:fldCharType="begin"/>
        </w:r>
        <w:r w:rsidR="001952D6" w:rsidRPr="001952D6">
          <w:rPr>
            <w:rFonts w:cs="Arial"/>
            <w:i/>
            <w:iCs/>
          </w:rPr>
          <w:instrText xml:space="preserve"> REF _Ref220679683 \h </w:instrText>
        </w:r>
        <w:r w:rsidR="001952D6" w:rsidRPr="001952D6">
          <w:rPr>
            <w:rStyle w:val="Hyperlink"/>
            <w:rFonts w:eastAsia="Arial" w:cs="Arial"/>
            <w:i/>
            <w:iCs/>
          </w:rPr>
          <w:instrText xml:space="preserve"> \* MERGEFORMAT </w:instrText>
        </w:r>
        <w:r w:rsidR="001952D6" w:rsidRPr="001952D6">
          <w:rPr>
            <w:rStyle w:val="Hyperlink"/>
            <w:rFonts w:eastAsia="Arial" w:cs="Arial"/>
            <w:i/>
            <w:iCs/>
          </w:rPr>
        </w:r>
        <w:r w:rsidR="001952D6" w:rsidRPr="001952D6">
          <w:rPr>
            <w:rStyle w:val="Hyperlink"/>
            <w:rFonts w:eastAsia="Arial" w:cs="Arial"/>
            <w:i/>
            <w:iCs/>
          </w:rPr>
          <w:fldChar w:fldCharType="separate"/>
        </w:r>
        <w:r w:rsidR="001952D6" w:rsidRPr="001952D6">
          <w:rPr>
            <w:rFonts w:cs="Arial"/>
            <w:i/>
            <w:iCs/>
          </w:rPr>
          <w:t>Sample size calculation</w:t>
        </w:r>
        <w:r w:rsidR="001952D6" w:rsidRPr="001952D6">
          <w:rPr>
            <w:rStyle w:val="Hyperlink"/>
            <w:rFonts w:eastAsia="Arial" w:cs="Arial"/>
            <w:i/>
            <w:iCs/>
          </w:rPr>
          <w:fldChar w:fldCharType="end"/>
        </w:r>
      </w:hyperlink>
      <w:r w:rsidR="00EF0DE5" w:rsidRPr="008231D4">
        <w:rPr>
          <w:rFonts w:eastAsia="Arial" w:cs="Arial"/>
        </w:rPr>
        <w:t xml:space="preserve"> section</w:t>
      </w:r>
      <w:r w:rsidR="009A2621" w:rsidRPr="008231D4">
        <w:rPr>
          <w:rFonts w:eastAsia="Arial" w:cs="Arial"/>
        </w:rPr>
        <w:t>, where the data will be fit using LMMs</w:t>
      </w:r>
      <w:r w:rsidR="0076411B" w:rsidRPr="008231D4">
        <w:rPr>
          <w:rFonts w:eastAsia="Arial" w:cs="Arial"/>
        </w:rPr>
        <w:t xml:space="preserve"> and model fits compared using Bayes</w:t>
      </w:r>
      <w:r w:rsidR="006A08A6" w:rsidRPr="008231D4">
        <w:rPr>
          <w:rFonts w:eastAsia="Arial" w:cs="Arial"/>
        </w:rPr>
        <w:t>ian statistics</w:t>
      </w:r>
      <w:r w:rsidR="0076411B" w:rsidRPr="008231D4">
        <w:rPr>
          <w:rFonts w:eastAsia="Arial" w:cs="Arial"/>
        </w:rPr>
        <w:t>.</w:t>
      </w:r>
      <w:r w:rsidR="00E04447">
        <w:rPr>
          <w:rFonts w:eastAsia="Arial" w:cs="Arial"/>
        </w:rPr>
        <w:t xml:space="preserve"> </w:t>
      </w:r>
    </w:p>
    <w:p w14:paraId="5FD51C49" w14:textId="2BC7E74A" w:rsidR="00E32A60" w:rsidRPr="00E04447" w:rsidRDefault="00E04447" w:rsidP="00B350E0">
      <w:pPr>
        <w:jc w:val="both"/>
        <w:rPr>
          <w:rFonts w:cs="Arial"/>
        </w:rPr>
      </w:pPr>
      <w:r w:rsidRPr="008231D4">
        <w:rPr>
          <w:rFonts w:cs="Arial"/>
        </w:rPr>
        <w:t xml:space="preserve">The calculation </w:t>
      </w:r>
      <w:r>
        <w:rPr>
          <w:rFonts w:cs="Arial"/>
        </w:rPr>
        <w:t>will be</w:t>
      </w:r>
      <w:r w:rsidRPr="008231D4">
        <w:rPr>
          <w:rFonts w:cs="Arial"/>
        </w:rPr>
        <w:t xml:space="preserve"> performed on R version 4.4.0</w:t>
      </w:r>
      <w:r>
        <w:rPr>
          <w:rFonts w:cs="Arial"/>
        </w:rPr>
        <w:fldChar w:fldCharType="begin"/>
      </w:r>
      <w:r w:rsidR="00882151">
        <w:rPr>
          <w:rFonts w:cs="Arial"/>
        </w:rPr>
        <w:instrText xml:space="preserve"> ADDIN ZOTERO_ITEM CSL_CITATION {"citationID":"utVaxfPb","properties":{"unsorted":false,"formattedCitation":"\\super 28\\nosupersub{}","plainCitation":"28","noteIndex":0},"citationItems":[{"id":4150,"uris":["http://zotero.org/users/13639132/items/CF7VKNDU"],"itemData":{"id":4150,"type":"book","publisher":"R Foundation for Statistical Computing","publisher-place":"Vienna, Austria","title":"R: A Language and Environment for Statistical Computing","URL":"https://www.R-project.org/","author":[{"literal":"R Core Team"}],"issued":{"date-parts":[["2024"]]}}}],"schema":"https://github.com/citation-style-language/schema/raw/master/csl-citation.json"} </w:instrText>
      </w:r>
      <w:r>
        <w:rPr>
          <w:rFonts w:cs="Arial"/>
        </w:rPr>
        <w:fldChar w:fldCharType="separate"/>
      </w:r>
      <w:r w:rsidR="00882151" w:rsidRPr="00882151">
        <w:rPr>
          <w:rFonts w:cs="Arial"/>
          <w:vertAlign w:val="superscript"/>
        </w:rPr>
        <w:t>28</w:t>
      </w:r>
      <w:r>
        <w:rPr>
          <w:rFonts w:cs="Arial"/>
        </w:rPr>
        <w:fldChar w:fldCharType="end"/>
      </w:r>
      <w:r w:rsidRPr="008231D4">
        <w:rPr>
          <w:rFonts w:cs="Arial"/>
        </w:rPr>
        <w:t xml:space="preserve"> using the </w:t>
      </w:r>
      <w:proofErr w:type="spellStart"/>
      <w:r w:rsidRPr="007A607F">
        <w:rPr>
          <w:rFonts w:cs="Arial"/>
          <w:i/>
          <w:iCs/>
        </w:rPr>
        <w:t>BayesFactor</w:t>
      </w:r>
      <w:proofErr w:type="spellEnd"/>
      <w:r w:rsidRPr="008231D4">
        <w:rPr>
          <w:rFonts w:cs="Arial"/>
        </w:rPr>
        <w:t xml:space="preserve"> R package version 0.9.12-4.7</w:t>
      </w:r>
      <w:r>
        <w:rPr>
          <w:rFonts w:cs="Arial"/>
        </w:rPr>
        <w:fldChar w:fldCharType="begin"/>
      </w:r>
      <w:r w:rsidR="00882151">
        <w:rPr>
          <w:rFonts w:cs="Arial"/>
        </w:rPr>
        <w:instrText xml:space="preserve"> ADDIN ZOTERO_ITEM CSL_CITATION {"citationID":"lPAO7WeW","properties":{"unsorted":false,"formattedCitation":"\\super 41\\nosupersub{}","plainCitation":"41","noteIndex":0},"citationItems":[{"id":4148,"uris":["http://zotero.org/users/13639132/items/DRBRM26F"],"itemData":{"id":4148,"type":"book","title":"BayesFactor: Computation of Bayes Factors for Common Designs","URL":"https://github.com/richarddmorey/bayesfactor","author":[{"family":"Morey","given":"Richard D."},{"family":"Rouder","given":"Jeffrey N."}],"issued":{"date-parts":[["2023"]]}}}],"schema":"https://github.com/citation-style-language/schema/raw/master/csl-citation.json"} </w:instrText>
      </w:r>
      <w:r>
        <w:rPr>
          <w:rFonts w:cs="Arial"/>
        </w:rPr>
        <w:fldChar w:fldCharType="separate"/>
      </w:r>
      <w:r w:rsidR="00882151" w:rsidRPr="00882151">
        <w:rPr>
          <w:rFonts w:cs="Arial"/>
          <w:vertAlign w:val="superscript"/>
        </w:rPr>
        <w:t>41</w:t>
      </w:r>
      <w:r>
        <w:rPr>
          <w:rFonts w:cs="Arial"/>
        </w:rPr>
        <w:fldChar w:fldCharType="end"/>
      </w:r>
      <w:r>
        <w:rPr>
          <w:rFonts w:cs="Arial"/>
        </w:rPr>
        <w:t xml:space="preserve">, using the </w:t>
      </w:r>
      <w:proofErr w:type="spellStart"/>
      <w:r w:rsidRPr="009C2511">
        <w:rPr>
          <w:rFonts w:ascii="Consolas" w:hAnsi="Consolas" w:cs="Consolas"/>
        </w:rPr>
        <w:t>lmBF</w:t>
      </w:r>
      <w:proofErr w:type="spellEnd"/>
      <w:r w:rsidRPr="009C2511">
        <w:rPr>
          <w:rFonts w:ascii="Consolas" w:hAnsi="Consolas" w:cs="Consolas"/>
        </w:rPr>
        <w:t>()</w:t>
      </w:r>
      <w:r>
        <w:rPr>
          <w:rFonts w:cs="Arial"/>
        </w:rPr>
        <w:t xml:space="preserve"> and </w:t>
      </w:r>
      <w:proofErr w:type="spellStart"/>
      <w:r w:rsidRPr="009C2511">
        <w:rPr>
          <w:rFonts w:ascii="Consolas" w:hAnsi="Consolas" w:cs="Consolas"/>
        </w:rPr>
        <w:t>extractBF</w:t>
      </w:r>
      <w:proofErr w:type="spellEnd"/>
      <w:r w:rsidRPr="009C2511">
        <w:rPr>
          <w:rFonts w:ascii="Consolas" w:hAnsi="Consolas" w:cs="Consolas"/>
        </w:rPr>
        <w:t>()</w:t>
      </w:r>
      <w:r>
        <w:rPr>
          <w:rFonts w:cs="Arial"/>
        </w:rPr>
        <w:t xml:space="preserve"> functions for model fits and model comparisons.</w:t>
      </w:r>
      <w:r w:rsidRPr="008231D4">
        <w:rPr>
          <w:rFonts w:cs="Arial"/>
        </w:rPr>
        <w:t xml:space="preserve"> </w:t>
      </w:r>
    </w:p>
    <w:p w14:paraId="6B2795C8" w14:textId="0E244F51" w:rsidR="00955B34" w:rsidRPr="008231D4" w:rsidRDefault="008C7728" w:rsidP="00955B34">
      <w:pPr>
        <w:jc w:val="both"/>
        <w:rPr>
          <w:rFonts w:cs="Arial"/>
        </w:rPr>
      </w:pPr>
      <w:r w:rsidRPr="008231D4">
        <w:rPr>
          <w:rFonts w:cs="Arial"/>
        </w:rPr>
        <w:t xml:space="preserve">For </w:t>
      </w:r>
      <w:r w:rsidR="009365AD" w:rsidRPr="008231D4">
        <w:rPr>
          <w:rFonts w:cs="Arial"/>
        </w:rPr>
        <w:t>each</w:t>
      </w:r>
      <w:r w:rsidRPr="008231D4">
        <w:rPr>
          <w:rFonts w:cs="Arial"/>
        </w:rPr>
        <w:t xml:space="preserve"> measurement modali</w:t>
      </w:r>
      <w:r w:rsidR="009365AD" w:rsidRPr="008231D4">
        <w:rPr>
          <w:rFonts w:cs="Arial"/>
        </w:rPr>
        <w:t>ty</w:t>
      </w:r>
      <w:r w:rsidR="003E01AD" w:rsidRPr="008231D4">
        <w:rPr>
          <w:rFonts w:cs="Arial"/>
        </w:rPr>
        <w:t xml:space="preserve"> – i.e. pupil </w:t>
      </w:r>
      <w:r w:rsidR="00B90407" w:rsidRPr="008231D4">
        <w:rPr>
          <w:rFonts w:cs="Arial"/>
        </w:rPr>
        <w:t>constriction</w:t>
      </w:r>
      <w:r w:rsidR="003E01AD" w:rsidRPr="008231D4">
        <w:rPr>
          <w:rFonts w:cs="Arial"/>
        </w:rPr>
        <w:t xml:space="preserve">, </w:t>
      </w:r>
      <w:commentRangeStart w:id="521"/>
      <w:r w:rsidR="00DD2780" w:rsidRPr="008231D4">
        <w:rPr>
          <w:rFonts w:cs="Arial"/>
        </w:rPr>
        <w:t>PIPR</w:t>
      </w:r>
      <w:commentRangeEnd w:id="521"/>
      <w:r w:rsidR="000A57CF" w:rsidRPr="008231D4">
        <w:rPr>
          <w:rStyle w:val="CommentReference"/>
          <w:rFonts w:cs="Arial"/>
          <w:sz w:val="24"/>
          <w:szCs w:val="24"/>
        </w:rPr>
        <w:commentReference w:id="521"/>
      </w:r>
      <w:r w:rsidR="00DD2780" w:rsidRPr="008231D4">
        <w:rPr>
          <w:rFonts w:cs="Arial"/>
        </w:rPr>
        <w:t xml:space="preserve">, </w:t>
      </w:r>
      <w:r w:rsidR="00B90407" w:rsidRPr="008231D4">
        <w:rPr>
          <w:rFonts w:cs="Arial"/>
        </w:rPr>
        <w:t>facial muscle EMG response,</w:t>
      </w:r>
      <w:r w:rsidR="009365AD" w:rsidRPr="008231D4">
        <w:rPr>
          <w:rFonts w:cs="Arial"/>
        </w:rPr>
        <w:t xml:space="preserve"> subjective reporting ratings –</w:t>
      </w:r>
      <w:r w:rsidRPr="008231D4">
        <w:rPr>
          <w:rFonts w:cs="Arial"/>
        </w:rPr>
        <w:t xml:space="preserve"> a</w:t>
      </w:r>
      <w:r w:rsidR="00D34CB2" w:rsidRPr="008231D4">
        <w:rPr>
          <w:rFonts w:cs="Arial"/>
        </w:rPr>
        <w:t xml:space="preserve"> </w:t>
      </w:r>
      <w:r w:rsidR="00955B34" w:rsidRPr="008231D4">
        <w:rPr>
          <w:rFonts w:cs="Arial"/>
        </w:rPr>
        <w:t xml:space="preserve">Bayes Factor (BF) </w:t>
      </w:r>
      <w:r w:rsidR="00D34CB2" w:rsidRPr="008231D4">
        <w:rPr>
          <w:rFonts w:cs="Arial"/>
        </w:rPr>
        <w:t>is</w:t>
      </w:r>
      <w:r w:rsidR="00955B34" w:rsidRPr="008231D4">
        <w:rPr>
          <w:rFonts w:cs="Arial"/>
        </w:rPr>
        <w:t xml:space="preserve"> calculated by fitting two models – a “full” model and a “null” model – and comparing them. </w:t>
      </w:r>
    </w:p>
    <w:p w14:paraId="68A9FE6F" w14:textId="786E73AD" w:rsidR="00955B34" w:rsidRPr="008231D4" w:rsidRDefault="00955B34" w:rsidP="000C4A96">
      <w:pPr>
        <w:jc w:val="both"/>
        <w:rPr>
          <w:rFonts w:cs="Arial"/>
        </w:rPr>
      </w:pPr>
      <w:commentRangeStart w:id="522"/>
      <w:r w:rsidRPr="008231D4">
        <w:rPr>
          <w:rFonts w:cs="Arial"/>
        </w:rPr>
        <w:t>The “full” model formula is as follows, using melanopic EDI as the predictor variable</w:t>
      </w:r>
      <w:r w:rsidR="000C4A96" w:rsidRPr="008231D4">
        <w:rPr>
          <w:rFonts w:cs="Arial"/>
        </w:rPr>
        <w:t>, according to the Wilkinson-Rogers notation</w:t>
      </w:r>
      <w:r w:rsidR="00054D1F">
        <w:rPr>
          <w:rFonts w:cs="Arial"/>
        </w:rPr>
        <w:fldChar w:fldCharType="begin"/>
      </w:r>
      <w:r w:rsidR="00882151">
        <w:rPr>
          <w:rFonts w:cs="Arial"/>
        </w:rPr>
        <w:instrText xml:space="preserve"> ADDIN ZOTERO_ITEM CSL_CITATION {"citationID":"ZcbHbNJ2","properties":{"unsorted":false,"formattedCitation":"\\super 31\\nosupersub{}","plainCitation":"31","noteIndex":0},"citationItems":[{"id":4169,"uris":["http://zotero.org/users/13639132/items/SU6VZNXD"],"itemData":{"id":4169,"type":"article-journal","container-title":"Applied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instrText>
      </w:r>
      <w:r w:rsidR="00054D1F">
        <w:rPr>
          <w:rFonts w:cs="Arial"/>
        </w:rPr>
        <w:fldChar w:fldCharType="separate"/>
      </w:r>
      <w:r w:rsidR="00882151" w:rsidRPr="00882151">
        <w:rPr>
          <w:rFonts w:cs="Arial"/>
          <w:vertAlign w:val="superscript"/>
        </w:rPr>
        <w:t>31</w:t>
      </w:r>
      <w:r w:rsidR="00054D1F">
        <w:rPr>
          <w:rFonts w:cs="Arial"/>
        </w:rPr>
        <w:fldChar w:fldCharType="end"/>
      </w:r>
      <w:del w:id="523" w:author="Lucien Bickerstaff" w:date="2026-02-04T17:50:00Z" w16du:dateUtc="2026-02-04T16:50:00Z">
        <w:r w:rsidR="005079E9" w:rsidDel="00C72D7A">
          <w:rPr>
            <w:rFonts w:cs="Arial"/>
          </w:rPr>
          <w:fldChar w:fldCharType="begin"/>
        </w:r>
        <w:r w:rsidR="007B32EE" w:rsidDel="00C72D7A">
          <w:rPr>
            <w:rFonts w:cs="Arial"/>
          </w:rPr>
          <w:delInstrText xml:space="preserve"> ADDIN ZOTERO_ITEM CSL_CITATION {"citationID":"rzGYR9k4","properties":{"unsorted":false,"formattedCitation":"\\super 42\\nosupersub{}","plainCitation":"42","noteIndex":0},"citationItems":[{"id":4169,"uris":["http://zotero.org/users/13639132/items/SU6VZNXD"],"itemData":{"id":4169,"type":"article-journal","container-title":"Applied Statistics","DOI":"10.2307/2346786","ISSN":"00359254","issue":"3","journalAbbreviation":"Applied Statistics","page":"392","source":"DOI.org (Crossref)","title":"Symbolic Description of Factorial Models for Analysis of Variance","volume":"22","author":[{"family":"Wilkinson","given":"G. N."},{"family":"Rogers","given":"C. E."}],"issued":{"date-parts":[["1973"]]}}}],"schema":"https://github.com/citation-style-language/schema/raw/master/csl-citation.json"} </w:delInstrText>
        </w:r>
        <w:r w:rsidR="005079E9" w:rsidDel="00C72D7A">
          <w:rPr>
            <w:rFonts w:cs="Arial"/>
          </w:rPr>
          <w:fldChar w:fldCharType="separate"/>
        </w:r>
        <w:r w:rsidR="007B32EE" w:rsidRPr="007B32EE" w:rsidDel="00C72D7A">
          <w:rPr>
            <w:rFonts w:cs="Arial"/>
            <w:vertAlign w:val="superscript"/>
          </w:rPr>
          <w:delText>42</w:delText>
        </w:r>
        <w:r w:rsidR="005079E9" w:rsidDel="00C72D7A">
          <w:rPr>
            <w:rFonts w:cs="Arial"/>
          </w:rPr>
          <w:fldChar w:fldCharType="end"/>
        </w:r>
      </w:del>
      <w:r w:rsidR="005079E9">
        <w:rPr>
          <w:rFonts w:cs="Arial"/>
        </w:rPr>
        <w:t>:</w:t>
      </w:r>
      <w:commentRangeEnd w:id="522"/>
      <w:r w:rsidR="000A57CF" w:rsidRPr="008231D4">
        <w:rPr>
          <w:rStyle w:val="CommentReference"/>
          <w:rFonts w:cs="Arial"/>
          <w:sz w:val="24"/>
          <w:szCs w:val="24"/>
        </w:rPr>
        <w:commentReference w:id="522"/>
      </w:r>
    </w:p>
    <w:p w14:paraId="5C92CE00" w14:textId="07B2CAA6" w:rsidR="00955B34" w:rsidRPr="008231D4" w:rsidRDefault="008C7728" w:rsidP="00955B34">
      <w:pPr>
        <w:jc w:val="both"/>
        <w:rPr>
          <w:rFonts w:cs="Arial"/>
        </w:rPr>
      </w:pPr>
      <m:oMathPara>
        <m:oMath>
          <m:r>
            <w:rPr>
              <w:rFonts w:ascii="Cambria Math" w:hAnsi="Cambria Math" w:cs="Arial"/>
            </w:rPr>
            <m:t>Response ~</m:t>
          </m:r>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Melanopic EDI</m:t>
              </m:r>
            </m:e>
          </m:d>
          <m:r>
            <w:rPr>
              <w:rFonts w:ascii="Cambria Math" w:eastAsia="Arial" w:hAnsi="Cambria Math" w:cs="Arial"/>
            </w:rPr>
            <m:t xml:space="preserve"> | Participant ID)</m:t>
          </m:r>
        </m:oMath>
      </m:oMathPara>
    </w:p>
    <w:p w14:paraId="06F5C280" w14:textId="77777777" w:rsidR="00955B34" w:rsidRPr="008231D4" w:rsidRDefault="00955B34" w:rsidP="00955B34">
      <w:pPr>
        <w:jc w:val="both"/>
        <w:rPr>
          <w:rFonts w:cs="Arial"/>
        </w:rPr>
      </w:pPr>
      <w:r w:rsidRPr="008231D4">
        <w:rPr>
          <w:rFonts w:cs="Arial"/>
        </w:rPr>
        <w:t>The “null” model formula uses photopic illuminance as a predictor instead:</w:t>
      </w:r>
    </w:p>
    <w:p w14:paraId="1D335C94" w14:textId="1C6EFE8B" w:rsidR="00955B34" w:rsidRPr="00834886" w:rsidRDefault="008C7728" w:rsidP="00955B34">
      <w:pPr>
        <w:jc w:val="both"/>
        <w:rPr>
          <w:ins w:id="524" w:author="Lucien Bickerstaff" w:date="2026-02-04T17:52:00Z" w16du:dateUtc="2026-02-04T16:52:00Z"/>
          <w:rFonts w:cs="Arial"/>
        </w:rPr>
      </w:pPr>
      <m:oMathPara>
        <m:oMath>
          <m:r>
            <w:rPr>
              <w:rFonts w:ascii="Cambria Math" w:hAnsi="Cambria Math" w:cs="Arial"/>
            </w:rPr>
            <m:t>Response ~</m:t>
          </m:r>
          <m:r>
            <w:rPr>
              <w:rFonts w:ascii="Cambria Math" w:eastAsia="Arial" w:hAnsi="Cambria Math" w:cs="Arial"/>
            </w:rPr>
            <m:t xml:space="preserve"> </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rPr>
                  <w:rFonts w:ascii="Cambria Math" w:eastAsia="Arial" w:hAnsi="Cambria Math" w:cs="Arial"/>
                </w:rPr>
                <m:t>Illuminance</m:t>
              </m:r>
            </m:e>
          </m:d>
          <m:r>
            <w:rPr>
              <w:rFonts w:ascii="Cambria Math" w:eastAsia="Arial" w:hAnsi="Cambria Math" w:cs="Arial"/>
            </w:rPr>
            <m:t>+(</m:t>
          </m:r>
          <m:sSub>
            <m:sSubPr>
              <m:ctrlPr>
                <w:rPr>
                  <w:rFonts w:ascii="Cambria Math" w:eastAsia="Arial" w:hAnsi="Cambria Math" w:cs="Arial"/>
                  <w:i/>
                </w:rPr>
              </m:ctrlPr>
            </m:sSubPr>
            <m:e>
              <m:r>
                <w:rPr>
                  <w:rFonts w:ascii="Cambria Math" w:eastAsia="Arial" w:hAnsi="Cambria Math" w:cs="Arial"/>
                </w:rPr>
                <m:t>log</m:t>
              </m:r>
            </m:e>
            <m:sub>
              <m:r>
                <w:rPr>
                  <w:rFonts w:ascii="Cambria Math" w:eastAsia="Arial" w:hAnsi="Cambria Math" w:cs="Arial"/>
                </w:rPr>
                <m:t>10</m:t>
              </m:r>
            </m:sub>
          </m:sSub>
          <m:d>
            <m:dPr>
              <m:ctrlPr>
                <w:rPr>
                  <w:rFonts w:ascii="Cambria Math" w:eastAsia="Arial" w:hAnsi="Cambria Math" w:cs="Arial"/>
                  <w:i/>
                </w:rPr>
              </m:ctrlPr>
            </m:dPr>
            <m:e>
              <m:r>
                <w:del w:id="525" w:author="Johannes Zauner" w:date="2026-02-04T10:27:00Z" w16du:dateUtc="2026-02-04T09:27:00Z">
                  <w:rPr>
                    <w:rFonts w:ascii="Cambria Math" w:eastAsia="Arial" w:hAnsi="Cambria Math" w:cs="Arial"/>
                  </w:rPr>
                  <m:t>Melanopic EDI</m:t>
                </w:del>
              </m:r>
              <m:r>
                <w:ins w:id="526" w:author="Johannes Zauner" w:date="2026-02-04T10:27:00Z" w16du:dateUtc="2026-02-04T09:27:00Z">
                  <w:rPr>
                    <w:rFonts w:ascii="Cambria Math" w:eastAsia="Arial" w:hAnsi="Cambria Math" w:cs="Arial"/>
                  </w:rPr>
                  <m:t>Illuminance</m:t>
                </w:ins>
              </m:r>
            </m:e>
          </m:d>
          <m:r>
            <w:rPr>
              <w:rFonts w:ascii="Cambria Math" w:eastAsia="Arial" w:hAnsi="Cambria Math" w:cs="Arial"/>
            </w:rPr>
            <m:t xml:space="preserve"> | Participant ID)</m:t>
          </m:r>
        </m:oMath>
      </m:oMathPara>
    </w:p>
    <w:p w14:paraId="25E4938D" w14:textId="1A716ED4" w:rsidR="00834886" w:rsidRPr="008231D4" w:rsidRDefault="00834886" w:rsidP="00955B34">
      <w:pPr>
        <w:jc w:val="both"/>
        <w:rPr>
          <w:rFonts w:cs="Arial"/>
        </w:rPr>
      </w:pPr>
      <w:ins w:id="527" w:author="Lucien Bickerstaff" w:date="2026-02-04T17:52:00Z" w16du:dateUtc="2026-02-04T16:52:00Z">
        <w:r>
          <w:rPr>
            <w:rFonts w:cs="Arial"/>
          </w:rPr>
          <w:t xml:space="preserve">As a note, the </w:t>
        </w:r>
      </w:ins>
      <m:oMath>
        <m:sSub>
          <m:sSubPr>
            <m:ctrlPr>
              <w:ins w:id="528" w:author="Lucien Bickerstaff" w:date="2026-02-04T17:52:00Z" w16du:dateUtc="2026-02-04T16:52:00Z">
                <w:rPr>
                  <w:rFonts w:ascii="Cambria Math" w:eastAsia="Arial" w:hAnsi="Cambria Math" w:cs="Arial"/>
                  <w:i/>
                </w:rPr>
              </w:ins>
            </m:ctrlPr>
          </m:sSubPr>
          <m:e>
            <m:r>
              <w:ins w:id="529" w:author="Lucien Bickerstaff" w:date="2026-02-04T17:52:00Z" w16du:dateUtc="2026-02-04T16:52:00Z">
                <w:rPr>
                  <w:rFonts w:ascii="Cambria Math" w:eastAsia="Arial" w:hAnsi="Cambria Math" w:cs="Arial"/>
                </w:rPr>
                <m:t>Z</m:t>
              </w:ins>
            </m:r>
          </m:e>
          <m:sub>
            <m:r>
              <w:ins w:id="530" w:author="Lucien Bickerstaff" w:date="2026-02-04T17:52:00Z" w16du:dateUtc="2026-02-04T16:52:00Z">
                <w:rPr>
                  <w:rFonts w:ascii="Cambria Math" w:eastAsia="Arial" w:hAnsi="Cambria Math" w:cs="Arial"/>
                </w:rPr>
                <m:t>i</m:t>
              </w:ins>
            </m:r>
          </m:sub>
        </m:sSub>
      </m:oMath>
      <w:ins w:id="531" w:author="Lucien Bickerstaff" w:date="2026-02-04T17:52:00Z" w16du:dateUtc="2026-02-04T16:52:00Z">
        <w:r>
          <w:rPr>
            <w:rFonts w:cs="Arial"/>
          </w:rPr>
          <w:t xml:space="preserve"> parameter present in the modelling of the EMG pilot data (see </w:t>
        </w:r>
        <w:r w:rsidRPr="0046697E">
          <w:rPr>
            <w:rFonts w:cs="Arial"/>
            <w:i/>
            <w:iCs/>
          </w:rPr>
          <w:fldChar w:fldCharType="begin"/>
        </w:r>
        <w:r w:rsidRPr="0046697E">
          <w:rPr>
            <w:rFonts w:cs="Arial"/>
            <w:i/>
            <w:iCs/>
          </w:rPr>
          <w:instrText xml:space="preserve"> REF _Ref221118160 \h </w:instrText>
        </w:r>
        <w:r>
          <w:rPr>
            <w:rFonts w:cs="Arial"/>
            <w:i/>
            <w:iCs/>
          </w:rPr>
          <w:instrText xml:space="preserve"> \* MERGEFORMAT </w:instrText>
        </w:r>
      </w:ins>
      <w:r w:rsidRPr="0046697E">
        <w:rPr>
          <w:rFonts w:cs="Arial"/>
          <w:i/>
          <w:iCs/>
        </w:rPr>
      </w:r>
      <w:ins w:id="532" w:author="Lucien Bickerstaff" w:date="2026-02-04T17:52:00Z" w16du:dateUtc="2026-02-04T16:52:00Z">
        <w:r w:rsidRPr="0046697E">
          <w:rPr>
            <w:rFonts w:cs="Arial"/>
            <w:i/>
            <w:iCs/>
          </w:rPr>
          <w:fldChar w:fldCharType="separate"/>
        </w:r>
        <w:r w:rsidRPr="0046697E">
          <w:rPr>
            <w:i/>
            <w:iCs/>
          </w:rPr>
          <w:t>Pilot data</w:t>
        </w:r>
        <w:r w:rsidRPr="0046697E">
          <w:rPr>
            <w:rFonts w:cs="Arial"/>
            <w:i/>
            <w:iCs/>
          </w:rPr>
          <w:fldChar w:fldCharType="end"/>
        </w:r>
        <w:r>
          <w:rPr>
            <w:rFonts w:cs="Arial"/>
          </w:rPr>
          <w:t xml:space="preserve"> section) does not appear here as there is no 0-lux condition anymore in this protocol.</w:t>
        </w:r>
      </w:ins>
    </w:p>
    <w:p w14:paraId="016DB8B6" w14:textId="1A58B1ED" w:rsidR="005E2EA6" w:rsidRPr="008231D4" w:rsidRDefault="005E2EA6" w:rsidP="00AC7314">
      <w:pPr>
        <w:jc w:val="both"/>
        <w:rPr>
          <w:rFonts w:eastAsia="Arial" w:cs="Arial"/>
        </w:rPr>
      </w:pPr>
      <w:r w:rsidRPr="008231D4">
        <w:rPr>
          <w:rFonts w:eastAsia="Arial" w:cs="Arial"/>
        </w:rPr>
        <w:t>We will use the following criteria to determine evidence for the full model</w:t>
      </w:r>
      <w:r w:rsidR="00D80B4F">
        <w:rPr>
          <w:rFonts w:eastAsia="Arial" w:cs="Arial"/>
        </w:rPr>
        <w:fldChar w:fldCharType="begin"/>
      </w:r>
      <w:r w:rsidR="00882151">
        <w:rPr>
          <w:rFonts w:eastAsia="Arial" w:cs="Arial"/>
        </w:rPr>
        <w:instrText xml:space="preserve"> ADDIN ZOTERO_ITEM CSL_CITATION {"citationID":"A1JPapix","properties":{"unsorted":false,"formattedCitation":"\\super 44\\nosupersub{}","plainCitation":"44","noteIndex":0},"citationItems":[{"id":4155,"uris":["http://zotero.org/users/13639132/items/LYRK3MFL"],"itemData":{"id":4155,"type":"book","call-number":"QA273 .J4 1998","collection-title":"Oxford classic texts in the physical sciences","edition":"3rd ed","ISBN":"978-0-19-850368-2","number-of-pages":"459","publisher":"Clarendon Press ; Oxford University Press","publisher-place":"Oxford [Oxfordshire] : New York","source":"Library of Congress ISBN","title":"Theory of probability","author":[{"family":"Jeffreys","given":"Harold"}],"issued":{"date-parts":[["1998"]]}}}],"schema":"https://github.com/citation-style-language/schema/raw/master/csl-citation.json"} </w:instrText>
      </w:r>
      <w:r w:rsidR="00D80B4F">
        <w:rPr>
          <w:rFonts w:eastAsia="Arial" w:cs="Arial"/>
        </w:rPr>
        <w:fldChar w:fldCharType="separate"/>
      </w:r>
      <w:r w:rsidR="00882151" w:rsidRPr="00882151">
        <w:rPr>
          <w:rFonts w:cs="Arial"/>
          <w:vertAlign w:val="superscript"/>
        </w:rPr>
        <w:t>44</w:t>
      </w:r>
      <w:r w:rsidR="00D80B4F">
        <w:rPr>
          <w:rFonts w:eastAsia="Arial" w:cs="Arial"/>
        </w:rPr>
        <w:fldChar w:fldCharType="end"/>
      </w:r>
      <w:r w:rsidR="00D80B4F">
        <w:rPr>
          <w:rFonts w:eastAsia="Arial" w:cs="Arial"/>
        </w:rPr>
        <w:t xml:space="preserve">: </w:t>
      </w:r>
      <w:r w:rsidRPr="008231D4">
        <w:rPr>
          <w:rFonts w:eastAsia="Arial" w:cs="Arial"/>
        </w:rPr>
        <w:t>1/3&lt;BF&lt;3 as anecdotal evidence</w:t>
      </w:r>
      <w:r w:rsidR="00AC7314">
        <w:rPr>
          <w:rFonts w:eastAsia="Arial" w:cs="Arial"/>
        </w:rPr>
        <w:t xml:space="preserve"> in favour of the “full” model</w:t>
      </w:r>
      <w:r w:rsidRPr="008231D4">
        <w:rPr>
          <w:rFonts w:eastAsia="Arial" w:cs="Arial"/>
        </w:rPr>
        <w:t>, 3&lt;BF&lt;10 as substantial evidence</w:t>
      </w:r>
      <w:r w:rsidR="00AC7314" w:rsidRPr="00AC7314">
        <w:rPr>
          <w:rFonts w:eastAsia="Arial" w:cs="Arial"/>
        </w:rPr>
        <w:t xml:space="preserve"> </w:t>
      </w:r>
      <w:r w:rsidR="00AC7314">
        <w:rPr>
          <w:rFonts w:eastAsia="Arial" w:cs="Arial"/>
        </w:rPr>
        <w:t>in favour of the “full” model</w:t>
      </w:r>
      <w:r w:rsidRPr="008231D4">
        <w:rPr>
          <w:rFonts w:eastAsia="Arial" w:cs="Arial"/>
        </w:rPr>
        <w:t xml:space="preserve">, 10&lt;BF&lt;30 as strong evidence for </w:t>
      </w:r>
      <w:r w:rsidR="00AC7314">
        <w:rPr>
          <w:rFonts w:eastAsia="Arial" w:cs="Arial"/>
        </w:rPr>
        <w:t>in favour of the “full” model</w:t>
      </w:r>
      <w:r w:rsidRPr="008231D4">
        <w:rPr>
          <w:rFonts w:eastAsia="Arial" w:cs="Arial"/>
        </w:rPr>
        <w:t xml:space="preserve">, and BF&gt;100 as very strong evidence </w:t>
      </w:r>
      <w:r w:rsidR="00AC7314">
        <w:rPr>
          <w:rFonts w:eastAsia="Arial" w:cs="Arial"/>
        </w:rPr>
        <w:t>in favour of the “full” model.</w:t>
      </w:r>
      <w:r w:rsidR="00876835">
        <w:rPr>
          <w:rFonts w:eastAsia="Arial" w:cs="Arial"/>
        </w:rPr>
        <w:t xml:space="preserve"> If BF&lt;1, </w:t>
      </w:r>
      <w:r w:rsidR="006F27A9">
        <w:rPr>
          <w:rFonts w:eastAsia="Arial" w:cs="Arial"/>
        </w:rPr>
        <w:t>the data support the “null” model instead.</w:t>
      </w:r>
    </w:p>
    <w:p w14:paraId="63F55809" w14:textId="229C61C2" w:rsidR="002319CA" w:rsidRDefault="006118D1" w:rsidP="00B350E0">
      <w:pPr>
        <w:jc w:val="both"/>
        <w:rPr>
          <w:rFonts w:eastAsia="Arial" w:cs="Arial"/>
        </w:rPr>
      </w:pPr>
      <w:commentRangeStart w:id="533"/>
      <w:commentRangeEnd w:id="533"/>
      <w:r>
        <w:rPr>
          <w:rStyle w:val="CommentReference"/>
          <w:rFonts w:eastAsia="Arial" w:cs="Arial"/>
          <w:sz w:val="24"/>
          <w:szCs w:val="24"/>
        </w:rPr>
        <w:commentReference w:id="533"/>
      </w:r>
    </w:p>
    <w:p w14:paraId="022A42B8" w14:textId="1987A2F5" w:rsidR="44E32504" w:rsidRDefault="60878BD5" w:rsidP="006B6E05">
      <w:pPr>
        <w:pStyle w:val="Heading1"/>
      </w:pPr>
      <w:r>
        <w:t>Relevance of reporting guidelines</w:t>
      </w:r>
    </w:p>
    <w:p w14:paraId="173A1D08" w14:textId="77777777" w:rsidR="00A84C69" w:rsidRPr="00A84C69" w:rsidRDefault="00A84C69" w:rsidP="00A84C69"/>
    <w:p w14:paraId="1AE85965" w14:textId="7337B0F5" w:rsidR="60878BD5" w:rsidRDefault="21786579" w:rsidP="00A84C69">
      <w:r>
        <w:t xml:space="preserve">The final report will </w:t>
      </w:r>
      <w:r w:rsidR="5E8F507D">
        <w:t xml:space="preserve">aim, where feasible, to </w:t>
      </w:r>
      <w:r w:rsidR="113968E8">
        <w:t>confirm to</w:t>
      </w:r>
      <w:r w:rsidR="06F91B80">
        <w:t xml:space="preserve"> the </w:t>
      </w:r>
      <w:r w:rsidR="5A6C8F73">
        <w:t>following</w:t>
      </w:r>
      <w:r w:rsidR="113968E8">
        <w:t xml:space="preserve"> relevant</w:t>
      </w:r>
      <w:r w:rsidR="5A6C8F73">
        <w:t xml:space="preserve"> reporting guidelines: </w:t>
      </w:r>
      <w:r w:rsidR="71082CD1">
        <w:t xml:space="preserve">SPIRIT for interventional </w:t>
      </w:r>
      <w:r w:rsidR="43BB631E">
        <w:t>designs</w:t>
      </w:r>
      <w:r w:rsidR="008A036E">
        <w:fldChar w:fldCharType="begin"/>
      </w:r>
      <w:r w:rsidR="00882151">
        <w:instrText xml:space="preserve"> ADDIN ZOTERO_ITEM CSL_CITATION {"citationID":"fRp7npDU","properties":{"unsorted":false,"formattedCitation":"\\super 45\\nosupersub{}","plainCitation":"45","noteIndex":0},"citationItems":[{"id":4170,"uris":["http://zotero.org/users/13639132/items/BSJJTUMJ"],"itemData":{"id":4170,"type":"article-journal","container-title":"Nature Medicine","DOI":"10.1038/s41591-025-03668-w","ISSN":"1078-8956, 1546-170X","issue":"6","journalAbbreviation":"Nat Med","language":"en","page":"1784-1792","source":"DOI.org (Crossref)","title":"SPIRIT 2025 statement: updated guideline for protocols of randomized trials","title-short":"SPIRIT 2025 statement","volume":"31","author":[{"family":"Chan","given":"An-Wen"},{"family":"Boutron","given":"Isabelle"},{"family":"Hopewell","given":"Sally"},{"family":"Moher","given":"David"},{"family":"Schulz","given":"Kenneth F."},{"family":"Collins","given":"Gary S."},{"family":"Tunn","given":"Ruth"},{"family":"Aggarwal","given":"Rakesh"},{"family":"Berkwits","given":"Michael"},{"family":"Berlin","given":"Jesse A."},{"family":"Bhandari","given":"Nita"},{"family":"Butcher","given":"Nancy J."},{"family":"Campbell","given":"Marion K."},{"family":"Chidebe","given":"Runcie C. W."},{"family":"Elbourne","given":"Diana R."},{"family":"Farmer","given":"Andrew J."},{"family":"Fergusson","given":"Dean A."},{"family":"Golub","given":"Robert M."},{"family":"Goodman","given":"Steven N."},{"family":"Hoffmann","given":"Tammy C."},{"family":"Ioannidis","given":"John P. A."},{"family":"Kahan","given":"Brennan C."},{"family":"Knowles","given":"Rachel L."},{"family":"Lamb","given":"Sarah E."},{"family":"Lewis","given":"Steff"},{"family":"Loder","given":"Elizabeth"},{"family":"Offringa","given":"Martin"},{"family":"Ravaud","given":"Philippe"},{"family":"Richards","given":"Dawn P."},{"family":"Rockhold","given":"Frank W."},{"family":"Schriger","given":"David L."},{"family":"Siegfried","given":"Nandi L."},{"family":"Staniszewska","given":"Sophie"},{"family":"Taylor","given":"Rod S."},{"family":"Thabane","given":"Lehana"},{"family":"Torgerson","given":"David J."},{"family":"Vohra","given":"Sunita"},{"family":"White","given":"Ian R."},{"family":"Hróbjartsson","given":"Asbjørn"}],"issued":{"date-parts":[["2025",6]]}}}],"schema":"https://github.com/citation-style-language/schema/raw/master/csl-citation.json"} </w:instrText>
      </w:r>
      <w:r w:rsidR="008A036E">
        <w:fldChar w:fldCharType="separate"/>
      </w:r>
      <w:r w:rsidR="00882151" w:rsidRPr="00882151">
        <w:rPr>
          <w:rFonts w:cs="Arial"/>
          <w:vertAlign w:val="superscript"/>
        </w:rPr>
        <w:t>45</w:t>
      </w:r>
      <w:r w:rsidR="008A036E">
        <w:fldChar w:fldCharType="end"/>
      </w:r>
      <w:r w:rsidR="43BB631E">
        <w:t xml:space="preserve">, </w:t>
      </w:r>
      <w:r w:rsidR="3493853F">
        <w:t xml:space="preserve">the ENLIGHT </w:t>
      </w:r>
      <w:r w:rsidR="008A036E">
        <w:t>c</w:t>
      </w:r>
      <w:r w:rsidR="5779A002">
        <w:t>hecklist for light exposure documentation</w:t>
      </w:r>
      <w:r w:rsidR="008A036E">
        <w:fldChar w:fldCharType="begin"/>
      </w:r>
      <w:r w:rsidR="00882151">
        <w:instrText xml:space="preserve"> ADDIN ZOTERO_ITEM CSL_CITATION {"citationID":"td2jpvzl","properties":{"unsorted":false,"formattedCitation":"\\super 33\\nosupersub{}","plainCitation":"33","noteIndex":0},"citationItems":[{"id":4144,"uris":["http://zotero.org/users/13639132/items/VT6WX5KK"],"itemData":{"id":4144,"type":"article-journal","container-title":"eBioMedicine","DOI":"10.1016/j.ebiom.2023.104889","ISSN":"23523964","journalAbbreviation":"eBioMedicine","language":"en","page":"104889","source":"DOI.org (Crossref)","title":"ENLIGHT: A consensus checklist for reporting laboratory-based studies on the non-visual effects of light in humans","title-short":"ENLIGHT","volume":"98","author":[{"family":"Spitschan","given":"Manuel"},{"family":"Kervezee","given":"Laura"},{"family":"Lok","given":"Renske"},{"family":"McGlashan","given":"Elise"},{"family":"Najjar","given":"Raymond P."},{"family":"Allen","given":"Annette E."},{"family":"Andersen","given":"Marilyne"},{"family":"Bará","given":"Salvador"},{"family":"Blattner","given":"Peter"},{"family":"Blume","given":"Christine"},{"family":"Boivin","given":"Diane B."},{"family":"Bonmatí-Carrión","given":"María-Ángeles"},{"family":"Broszio","given":"Kai"},{"family":"Brown","given":"Timothy M."},{"family":"Chellappa","given":"Sarah Laxhmi"},{"family":"Duffy","given":"Jeanne F."},{"family":"Eto","given":"Taisuke"},{"family":"Flynn-Evans","given":"Erin"},{"family":"Fotios","given":"Steve"},{"family":"Gabel","given":"Virginie"},{"family":"Garbazza","given":"Corrado"},{"family":"Glickman","given":"Gena"},{"family":"Gordijn","given":"Marijke C."},{"family":"Hanifin","given":"John P."},{"family":"Hartstein","given":"Lauren"},{"family":"Herf","given":"Michael"},{"family":"Higuchi","given":"Shigekazu"},{"family":"Hilditch","given":"Cassie J."},{"family":"Houser","given":"Kevin W."},{"family":"Hurlbert","given":"Anya"},{"family":"LeBourgeois","given":"Monique K."},{"family":"Lockley","given":"Steven"},{"family":"Lucas","given":"Robert"},{"family":"Moreno","given":"Claudia R.C."},{"family":"Münch","given":"Mirjam"},{"family":"Mure","given":"Ludovic S."},{"family":"Peirson","given":"Stuart"},{"family":"Rahman","given":"Shadab"},{"family":"Revell","given":"Victoria L."},{"family":"Rodriguez","given":"Roberto G."},{"family":"Roecklein","given":"Kathryn"},{"family":"Rukmini","given":"A.V."},{"family":"Sammarco","given":"John"},{"family":"Santhi","given":"Nayantara"},{"family":"Schlangen","given":"Luc J.M."},{"family":"Schöllhorn","given":"Isabel"},{"family":"Sharkey","given":"Katherine M."},{"family":"Skene","given":"Debra J."},{"family":"Sletten","given":"Tracey L."},{"family":"Smolders","given":"Karin C.H.J."},{"family":"Stefani","given":"Oliver"},{"family":"Stone","given":"Julia E."},{"family":"Teikari","given":"Petteri"},{"family":"Terman","given":"Michael"},{"family":"Quoc","given":"Khanh Tran"},{"family":"Tsubota","given":"Kazuo"},{"family":"Udovicic","given":"Ljiljana"},{"family":"Vandewalle","given":"Gilles"},{"family":"Veitch","given":"Jennifer A."},{"literal":"CélineVetter"},{"family":"Wu","given":"Lisa M."},{"family":"Zauner","given":"Johannes"},{"family":"Zeitzer","given":"Jamie"}],"issued":{"date-parts":[["2023",12]]}}}],"schema":"https://github.com/citation-style-language/schema/raw/master/csl-citation.json"} </w:instrText>
      </w:r>
      <w:r w:rsidR="008A036E">
        <w:fldChar w:fldCharType="separate"/>
      </w:r>
      <w:r w:rsidR="00882151" w:rsidRPr="00882151">
        <w:rPr>
          <w:rFonts w:cs="Arial"/>
          <w:vertAlign w:val="superscript"/>
        </w:rPr>
        <w:t>33</w:t>
      </w:r>
      <w:r w:rsidR="008A036E">
        <w:fldChar w:fldCharType="end"/>
      </w:r>
      <w:r w:rsidR="43BB631E">
        <w:t xml:space="preserve">, </w:t>
      </w:r>
      <w:r w:rsidR="0985E516">
        <w:t xml:space="preserve">the </w:t>
      </w:r>
      <w:r w:rsidR="455CFB8E">
        <w:t>minimal</w:t>
      </w:r>
      <w:r w:rsidR="486FA408">
        <w:t xml:space="preserve"> reporting guideline for research involving eye tracking</w:t>
      </w:r>
      <w:r w:rsidR="00277147">
        <w:fldChar w:fldCharType="begin"/>
      </w:r>
      <w:r w:rsidR="00882151">
        <w:instrText xml:space="preserve"> ADDIN ZOTERO_ITEM CSL_CITATION {"citationID":"Po0BtrwM","properties":{"unsorted":false,"formattedCitation":"\\super 46\\nosupersub{}","plainCitation":"46","noteIndex":0},"citationItems":[{"id":4166,"uris":["http://zotero.org/users/13639132/items/P85K5VGG"],"itemData":{"id":4166,"type":"article-journal","abstract":"Abstract\n            A guideline is proposed that comprises the minimum items to be reported in research studies involving an eye tracker and human or non-human primate participant(s). This guideline was developed over a 3-year period using a consensus-based process via an open invitation to the international eye tracking community. This guideline will be reviewed at maximum intervals of 4 years.","container-title":"Behavior Research Methods","DOI":"10.3758/s13428-023-02187-1","ISSN":"1554-3528","issue":"5","journalAbbreviation":"Behav Res","language":"en","page":"4351-4357","source":"DOI.org (Crossref)","title":"Minimal reporting guideline for research involving eye tracking (2023 edition)","volume":"56","author":[{"family":"Dunn","given":"Matt J."},{"family":"Alexander","given":"Robert G."},{"family":"Amiebenomo","given":"Onyekachukwu M."},{"family":"Arblaster","given":"Gemma"},{"family":"Atan","given":"Denize"},{"family":"Erichsen","given":"Jonathan T."},{"family":"Ettinger","given":"Ulrich"},{"family":"Giardini","given":"Mario E."},{"family":"Gilchrist","given":"Iain D."},{"family":"Hamilton","given":"Ruth"},{"family":"Hessels","given":"Roy S."},{"family":"Hodgins","given":"Scott"},{"family":"Hooge","given":"Ignace T. C."},{"family":"Jackson","given":"Brooke S."},{"family":"Lee","given":"Helena"},{"family":"Macknik","given":"Stephen L."},{"family":"Martinez-Conde","given":"Susana"},{"family":"Mcilreavy","given":"Lee"},{"family":"Muratori","given":"Lisa M."},{"family":"Niehorster","given":"Diederick C."},{"family":"Nyström","given":"Marcus"},{"family":"Otero-Millan","given":"Jorge"},{"family":"Schlüssel","given":"Michael M."},{"family":"Self","given":"Jay E."},{"family":"Singh","given":"Tarkeshwar"},{"family":"Smyrnis","given":"Nikolaos"},{"family":"Sprenger","given":"Andreas"}],"issued":{"date-parts":[["2023",7,28]]}}}],"schema":"https://github.com/citation-style-language/schema/raw/master/csl-citation.json"} </w:instrText>
      </w:r>
      <w:r w:rsidR="00277147">
        <w:fldChar w:fldCharType="separate"/>
      </w:r>
      <w:r w:rsidR="00882151" w:rsidRPr="00882151">
        <w:rPr>
          <w:rFonts w:cs="Arial"/>
          <w:vertAlign w:val="superscript"/>
        </w:rPr>
        <w:t>46</w:t>
      </w:r>
      <w:r w:rsidR="00277147">
        <w:fldChar w:fldCharType="end"/>
      </w:r>
      <w:r w:rsidR="4D7889C2">
        <w:t xml:space="preserve">, </w:t>
      </w:r>
      <w:r w:rsidR="455CFB8E">
        <w:t xml:space="preserve">the </w:t>
      </w:r>
      <w:r w:rsidR="20C77651">
        <w:t>publication guidelines and recommendations for pupillary measurement in psychophysiological studies</w:t>
      </w:r>
      <w:r w:rsidR="002B022F">
        <w:fldChar w:fldCharType="begin"/>
      </w:r>
      <w:r w:rsidR="00882151">
        <w:instrText xml:space="preserve"> ADDIN ZOTERO_ITEM CSL_CITATION {"citationID":"pOeTduyu","properties":{"unsorted":false,"formattedCitation":"\\super 47\\nosupersub{}","plainCitation":"47","noteIndex":0},"citationItems":[{"id":4164,"uris":["http://zotero.org/users/13639132/items/LSB6TH3Q"],"itemData":{"id":4164,"type":"article-journal","abstract":"Abstract\n            A variety of psychological and physical phenomena elicit variations in the diameter of pupil of the eye. Changes in pupil size are mediated by the relative activation of the sphincter pupillae muscle (decrease pupil diameter) and the dilator pupillae muscle (increase pupil diameter), innervated by the parasympathetic and sympathetic branches, respectively, of the autonomic nervous system. The current guidelines are intende</w:instrText>
      </w:r>
      <w:r w:rsidR="00882151">
        <w:rPr>
          <w:rFonts w:hint="eastAsia"/>
        </w:rPr>
        <w:instrText>d to inform and guide psychophysiological research involving pupil measurement by (1) summarizing important aspects concerning the physiology of the pupil, (2) providing methodological and data</w:instrText>
      </w:r>
      <w:r w:rsidR="00882151">
        <w:rPr>
          <w:rFonts w:hint="eastAsia"/>
        </w:rPr>
        <w:instrText>‐</w:instrText>
      </w:r>
      <w:r w:rsidR="00882151">
        <w:rPr>
          <w:rFonts w:hint="eastAsia"/>
        </w:rPr>
        <w:instrText>analytic guidelines and recommendations, and (3) briefly revi</w:instrText>
      </w:r>
      <w:r w:rsidR="00882151">
        <w:instrText xml:space="preserve">ewing psychological phenomena that modulate pupillary reactivity. Because of the increased ease and tractability of pupil measurement, the goal of these guidelines is to promote accurate recording, analysis, and reporting of pupillary data in psychophysiological research.\n          , \n            This report provides guidelines for publishing pupillary studies in psychophysiology. In addition to reporting criteria, there are general recommendations, and background on physiology and recording techniques for pupillary studies","container-title":"Psychophysiology","DOI":"10.1111/psyp.14035","ISSN":"0048-5772, 1469-8986","issue":"4","journalAbbreviation":"Psychophysiology","language":"en","page":"e14035","source":"DOI.org (Crossref)","title":"Publication guidelines and recommendations for pupillary measurement in psychophysiological studies","volume":"59","author":[{"family":"Steinhauer","given":"Stuart R."},{"family":"Bradley","given":"Margaret M."},{"family":"Siegle","given":"Greg J."},{"family":"Roecklein","given":"Kathryn A."},{"family":"Dix","given":"Annika"}],"issued":{"date-parts":[["2022",4]]}}}],"schema":"https://github.com/citation-style-language/schema/raw/master/csl-citation.json"} </w:instrText>
      </w:r>
      <w:r w:rsidR="002B022F">
        <w:fldChar w:fldCharType="separate"/>
      </w:r>
      <w:r w:rsidR="00882151" w:rsidRPr="00882151">
        <w:rPr>
          <w:rFonts w:cs="Arial"/>
          <w:vertAlign w:val="superscript"/>
        </w:rPr>
        <w:t>47</w:t>
      </w:r>
      <w:r w:rsidR="002B022F">
        <w:fldChar w:fldCharType="end"/>
      </w:r>
      <w:r w:rsidR="06894863">
        <w:t xml:space="preserve">, </w:t>
      </w:r>
      <w:r w:rsidR="61089529">
        <w:t>and the guidelines for human electromyographic research</w:t>
      </w:r>
      <w:r w:rsidR="002B022F">
        <w:fldChar w:fldCharType="begin"/>
      </w:r>
      <w:r w:rsidR="00882151">
        <w:instrText xml:space="preserve"> ADDIN ZOTERO_ITEM CSL_CITATION {"citationID":"l1X0JM8q","properties":{"unsorted":false,"formattedCitation":"\\super 48\\nosupersub{}","plainCitation":"48","noteIndex":0},"citationItems":[{"id":4171,"uris":["http://zotero.org/users/13639132/items/RJNB78C9"],"itemData":{"id":4171,"type":"article-journal","abstract":"ABSTRACT\n            Guidelines are proposed for the collection, analysis, and description of electromyographic (EMG) data. The guidelines cover technological issues in EMG recording, social aspects of EMG experimentation, and limits to inferences that can be drawn in EMG research. An atlas is proposed for facial EMG electrode placements, and standard EMG terminology is suggested.","container-title":"Psychophysiology","DOI":"10.1111/j.1469-8986.1986.tb00676.x","ISSN":"0048-5772, 1469-8986","issue":"5","journalAbbreviation":"Psychophysiology","language":"en","license":"http://onlinelibrary.wiley.com/termsAndConditions#vor","page":"567-589","source":"DOI.org (Crossref)","title":"Guidelines for Human Electromyographic Research","volume":"23","author":[{"family":"Fridlund","given":"Alan J."},{"family":"Cacioppo","given":"John T."}],"issued":{"date-parts":[["1986",9]]}}}],"schema":"https://github.com/citation-style-language/schema/raw/master/csl-citation.json"} </w:instrText>
      </w:r>
      <w:r w:rsidR="002B022F">
        <w:fldChar w:fldCharType="separate"/>
      </w:r>
      <w:r w:rsidR="00882151" w:rsidRPr="00882151">
        <w:rPr>
          <w:rFonts w:cs="Arial"/>
          <w:vertAlign w:val="superscript"/>
        </w:rPr>
        <w:t>48</w:t>
      </w:r>
      <w:r w:rsidR="002B022F">
        <w:fldChar w:fldCharType="end"/>
      </w:r>
      <w:r w:rsidR="5E8F507D">
        <w:t xml:space="preserve">. </w:t>
      </w:r>
    </w:p>
    <w:p w14:paraId="1CD6A142" w14:textId="77777777" w:rsidR="001B5607" w:rsidRDefault="001B5607" w:rsidP="00A84C69"/>
    <w:p w14:paraId="4B22FAB9" w14:textId="4EE8AAE3" w:rsidR="002319CA" w:rsidRPr="00B904E1" w:rsidRDefault="002319CA" w:rsidP="00E37D21">
      <w:pPr>
        <w:pStyle w:val="Heading1"/>
      </w:pPr>
      <w:r w:rsidRPr="00B904E1">
        <w:t>Data availability statement</w:t>
      </w:r>
    </w:p>
    <w:p w14:paraId="17F95FCE" w14:textId="77777777" w:rsidR="002319CA" w:rsidRPr="008231D4" w:rsidRDefault="002319CA" w:rsidP="002319CA">
      <w:pPr>
        <w:jc w:val="both"/>
        <w:rPr>
          <w:rFonts w:eastAsia="Arial" w:cs="Arial"/>
        </w:rPr>
      </w:pPr>
    </w:p>
    <w:p w14:paraId="09452783" w14:textId="1CE170A1" w:rsidR="00C540BA" w:rsidRPr="008231D4" w:rsidRDefault="002319CA" w:rsidP="002319CA">
      <w:pPr>
        <w:jc w:val="both"/>
        <w:rPr>
          <w:rFonts w:eastAsia="Arial" w:cs="Arial"/>
        </w:rPr>
      </w:pPr>
      <w:r w:rsidRPr="008231D4">
        <w:rPr>
          <w:rFonts w:eastAsia="Arial" w:cs="Arial"/>
        </w:rPr>
        <w:t>The</w:t>
      </w:r>
      <w:r w:rsidR="00C540BA">
        <w:rPr>
          <w:rFonts w:eastAsia="Arial" w:cs="Arial"/>
        </w:rPr>
        <w:t xml:space="preserve"> </w:t>
      </w:r>
      <w:r w:rsidRPr="008231D4">
        <w:rPr>
          <w:rFonts w:eastAsia="Arial" w:cs="Arial"/>
        </w:rPr>
        <w:t>data generated for this study will be made openly available on</w:t>
      </w:r>
      <w:r w:rsidR="00C540BA">
        <w:rPr>
          <w:rFonts w:eastAsia="Arial" w:cs="Arial"/>
        </w:rPr>
        <w:t xml:space="preserve"> an</w:t>
      </w:r>
      <w:r w:rsidRPr="008231D4">
        <w:rPr>
          <w:rFonts w:eastAsia="Arial" w:cs="Arial"/>
        </w:rPr>
        <w:t xml:space="preserve"> online repositor</w:t>
      </w:r>
      <w:r w:rsidR="00C540BA">
        <w:rPr>
          <w:rFonts w:eastAsia="Arial" w:cs="Arial"/>
        </w:rPr>
        <w:t>y</w:t>
      </w:r>
      <w:r w:rsidRPr="008231D4">
        <w:rPr>
          <w:rFonts w:eastAsia="Arial" w:cs="Arial"/>
        </w:rPr>
        <w:t xml:space="preserve"> for free –</w:t>
      </w:r>
      <w:r w:rsidR="00C540BA">
        <w:rPr>
          <w:rFonts w:eastAsia="Arial" w:cs="Arial"/>
        </w:rPr>
        <w:t xml:space="preserve"> </w:t>
      </w:r>
      <w:r w:rsidRPr="008231D4">
        <w:rPr>
          <w:rFonts w:eastAsia="Arial" w:cs="Arial"/>
        </w:rPr>
        <w:t xml:space="preserve">Edmond (Max Planck Digital Library) – under </w:t>
      </w:r>
      <w:r w:rsidR="00C540BA">
        <w:rPr>
          <w:rFonts w:eastAsia="Arial" w:cs="Arial"/>
        </w:rPr>
        <w:t xml:space="preserve">an </w:t>
      </w:r>
      <w:r w:rsidRPr="008231D4">
        <w:rPr>
          <w:rFonts w:eastAsia="Arial" w:cs="Arial"/>
        </w:rPr>
        <w:t>open license.</w:t>
      </w:r>
    </w:p>
    <w:p w14:paraId="4A7F62A6" w14:textId="77777777" w:rsidR="003B349E" w:rsidRDefault="002319CA" w:rsidP="002319CA">
      <w:pPr>
        <w:jc w:val="both"/>
        <w:rPr>
          <w:rFonts w:eastAsia="Arial" w:cs="Arial"/>
        </w:rPr>
      </w:pPr>
      <w:r w:rsidRPr="008231D4">
        <w:rPr>
          <w:rFonts w:eastAsia="Arial" w:cs="Arial"/>
        </w:rPr>
        <w:t xml:space="preserve">The complete pilot data set will be made available as part of another publication. </w:t>
      </w:r>
    </w:p>
    <w:p w14:paraId="40F1CAF3" w14:textId="306EF203" w:rsidR="002319CA" w:rsidRDefault="002319CA" w:rsidP="002319CA">
      <w:pPr>
        <w:jc w:val="both"/>
        <w:rPr>
          <w:rFonts w:eastAsia="Arial" w:cs="Arial"/>
        </w:rPr>
      </w:pPr>
      <w:r w:rsidRPr="008231D4">
        <w:rPr>
          <w:rFonts w:eastAsia="Arial" w:cs="Arial"/>
        </w:rPr>
        <w:t>The data necessary to run the computations and generate the figures included in this manuscript are available on the GitHub repository associated with this Registered Report</w:t>
      </w:r>
      <w:r w:rsidR="00752A9B">
        <w:rPr>
          <w:rFonts w:eastAsia="Arial" w:cs="Arial"/>
        </w:rPr>
        <w:t xml:space="preserve"> </w:t>
      </w:r>
      <w:ins w:id="534" w:author="Lucien Bickerstaff" w:date="2026-02-06T12:12:00Z" w16du:dateUtc="2026-02-06T11:12:00Z">
        <w:r w:rsidR="009A56DC" w:rsidRPr="009A56DC">
          <w:rPr>
            <w:rFonts w:eastAsia="Arial" w:cs="Arial"/>
            <w:rPrChange w:id="535" w:author="Lucien Bickerstaff" w:date="2026-02-06T12:12:00Z" w16du:dateUtc="2026-02-06T11:12:00Z">
              <w:rPr>
                <w:rFonts w:eastAsia="Arial" w:cs="Arial"/>
                <w:highlight w:val="yellow"/>
              </w:rPr>
            </w:rPrChange>
          </w:rPr>
          <w:t>(</w:t>
        </w:r>
        <w:r w:rsidR="009A56DC" w:rsidRPr="009A56DC">
          <w:rPr>
            <w:rFonts w:eastAsia="Arial" w:cs="Arial"/>
          </w:rPr>
          <w:t>https://github.com/tscnlab/BickerstaffEtAl_PCIRRStage1_2026</w:t>
        </w:r>
        <w:r w:rsidR="009A56DC" w:rsidRPr="009A56DC">
          <w:rPr>
            <w:rFonts w:eastAsia="Arial" w:cs="Arial"/>
            <w:rPrChange w:id="536" w:author="Lucien Bickerstaff" w:date="2026-02-06T12:12:00Z" w16du:dateUtc="2026-02-06T11:12:00Z">
              <w:rPr>
                <w:rFonts w:eastAsia="Arial" w:cs="Arial"/>
                <w:highlight w:val="yellow"/>
              </w:rPr>
            </w:rPrChange>
          </w:rPr>
          <w:t>)</w:t>
        </w:r>
      </w:ins>
      <w:del w:id="537" w:author="Lucien Bickerstaff" w:date="2026-02-06T12:12:00Z" w16du:dateUtc="2026-02-06T11:12:00Z">
        <w:r w:rsidR="00752A9B" w:rsidRPr="009A56DC" w:rsidDel="009A56DC">
          <w:rPr>
            <w:rFonts w:eastAsia="Arial" w:cs="Arial"/>
            <w:rPrChange w:id="538" w:author="Lucien Bickerstaff" w:date="2026-02-06T12:12:00Z" w16du:dateUtc="2026-02-06T11:12:00Z">
              <w:rPr>
                <w:rFonts w:eastAsia="Arial" w:cs="Arial"/>
                <w:highlight w:val="yellow"/>
              </w:rPr>
            </w:rPrChange>
          </w:rPr>
          <w:delText>[link]</w:delText>
        </w:r>
      </w:del>
      <w:r w:rsidRPr="009A56DC">
        <w:rPr>
          <w:rFonts w:eastAsia="Arial" w:cs="Arial"/>
        </w:rPr>
        <w:t>.</w:t>
      </w:r>
    </w:p>
    <w:p w14:paraId="3EFA127B" w14:textId="77777777" w:rsidR="00C540BA" w:rsidRDefault="00C540BA" w:rsidP="002319CA">
      <w:pPr>
        <w:jc w:val="both"/>
        <w:rPr>
          <w:rFonts w:eastAsia="Arial" w:cs="Arial"/>
        </w:rPr>
      </w:pPr>
    </w:p>
    <w:p w14:paraId="1F17888A" w14:textId="7FDA2DFD" w:rsidR="00C540BA" w:rsidRPr="00B904E1" w:rsidRDefault="00C540BA" w:rsidP="00C540BA">
      <w:pPr>
        <w:pStyle w:val="Heading1"/>
      </w:pPr>
      <w:r>
        <w:t>C</w:t>
      </w:r>
      <w:r w:rsidRPr="00B904E1">
        <w:t>ode availability statement</w:t>
      </w:r>
    </w:p>
    <w:p w14:paraId="64DDCFC0" w14:textId="77777777" w:rsidR="00C540BA" w:rsidRPr="008231D4" w:rsidRDefault="00C540BA" w:rsidP="00C540BA">
      <w:pPr>
        <w:jc w:val="both"/>
        <w:rPr>
          <w:rFonts w:eastAsia="Arial" w:cs="Arial"/>
        </w:rPr>
      </w:pPr>
    </w:p>
    <w:p w14:paraId="0CC11CDB" w14:textId="4816E444" w:rsidR="00C540BA" w:rsidRDefault="00C540BA" w:rsidP="002319CA">
      <w:pPr>
        <w:jc w:val="both"/>
        <w:rPr>
          <w:rFonts w:eastAsia="Arial" w:cs="Arial"/>
        </w:rPr>
      </w:pPr>
      <w:r w:rsidRPr="008231D4">
        <w:rPr>
          <w:rFonts w:eastAsia="Arial" w:cs="Arial"/>
        </w:rPr>
        <w:t xml:space="preserve">The code generated for this study will be made openly available on </w:t>
      </w:r>
      <w:r w:rsidR="00752A9B">
        <w:rPr>
          <w:rFonts w:eastAsia="Arial" w:cs="Arial"/>
        </w:rPr>
        <w:t xml:space="preserve">an </w:t>
      </w:r>
      <w:r w:rsidRPr="008231D4">
        <w:rPr>
          <w:rFonts w:eastAsia="Arial" w:cs="Arial"/>
        </w:rPr>
        <w:t>online repositor</w:t>
      </w:r>
      <w:r w:rsidR="00752A9B">
        <w:rPr>
          <w:rFonts w:eastAsia="Arial" w:cs="Arial"/>
        </w:rPr>
        <w:t>y</w:t>
      </w:r>
      <w:r w:rsidRPr="008231D4">
        <w:rPr>
          <w:rFonts w:eastAsia="Arial" w:cs="Arial"/>
        </w:rPr>
        <w:t xml:space="preserve"> for free – GitHub</w:t>
      </w:r>
      <w:r w:rsidR="00752A9B">
        <w:rPr>
          <w:rFonts w:eastAsia="Arial" w:cs="Arial"/>
        </w:rPr>
        <w:t xml:space="preserve"> </w:t>
      </w:r>
      <w:r w:rsidRPr="008231D4">
        <w:rPr>
          <w:rFonts w:eastAsia="Arial" w:cs="Arial"/>
        </w:rPr>
        <w:t xml:space="preserve">– under </w:t>
      </w:r>
      <w:r w:rsidR="00273D25">
        <w:rPr>
          <w:rFonts w:eastAsia="Arial" w:cs="Arial"/>
        </w:rPr>
        <w:t xml:space="preserve">an </w:t>
      </w:r>
      <w:r w:rsidRPr="008231D4">
        <w:rPr>
          <w:rFonts w:eastAsia="Arial" w:cs="Arial"/>
        </w:rPr>
        <w:t>open license.</w:t>
      </w:r>
    </w:p>
    <w:p w14:paraId="5C72185A" w14:textId="251268BA" w:rsidR="00752A9B" w:rsidRDefault="00752A9B" w:rsidP="00752A9B">
      <w:pPr>
        <w:jc w:val="both"/>
        <w:rPr>
          <w:rFonts w:eastAsia="Arial" w:cs="Arial"/>
        </w:rPr>
      </w:pPr>
      <w:r w:rsidRPr="008231D4">
        <w:rPr>
          <w:rFonts w:eastAsia="Arial" w:cs="Arial"/>
        </w:rPr>
        <w:t xml:space="preserve">The </w:t>
      </w:r>
      <w:r w:rsidR="009C6908">
        <w:rPr>
          <w:rFonts w:eastAsia="Arial" w:cs="Arial"/>
        </w:rPr>
        <w:t>code</w:t>
      </w:r>
      <w:r w:rsidRPr="008231D4">
        <w:rPr>
          <w:rFonts w:eastAsia="Arial" w:cs="Arial"/>
        </w:rPr>
        <w:t xml:space="preserve"> necessary to run the computations and generate the figures included in this manuscript are available on the GitHub repository associated with this Registered Report</w:t>
      </w:r>
      <w:r>
        <w:rPr>
          <w:rFonts w:eastAsia="Arial" w:cs="Arial"/>
        </w:rPr>
        <w:t xml:space="preserve"> </w:t>
      </w:r>
      <w:ins w:id="539" w:author="Lucien Bickerstaff" w:date="2026-02-06T12:12:00Z" w16du:dateUtc="2026-02-06T11:12:00Z">
        <w:r w:rsidR="009A56DC" w:rsidRPr="0046697E">
          <w:rPr>
            <w:rFonts w:eastAsia="Arial" w:cs="Arial"/>
          </w:rPr>
          <w:t>(</w:t>
        </w:r>
        <w:r w:rsidR="009A56DC" w:rsidRPr="009A56DC">
          <w:rPr>
            <w:rFonts w:eastAsia="Arial" w:cs="Arial"/>
          </w:rPr>
          <w:t>https://github.com/tscnlab/BickerstaffEtAl_PCIRRStage1_2026</w:t>
        </w:r>
        <w:r w:rsidR="009A56DC" w:rsidRPr="0046697E">
          <w:rPr>
            <w:rFonts w:eastAsia="Arial" w:cs="Arial"/>
          </w:rPr>
          <w:t>)</w:t>
        </w:r>
        <w:r w:rsidR="009A56DC" w:rsidRPr="009A56DC">
          <w:rPr>
            <w:rFonts w:eastAsia="Arial" w:cs="Arial"/>
          </w:rPr>
          <w:t>.</w:t>
        </w:r>
        <w:r w:rsidR="009A56DC" w:rsidRPr="00C72B11" w:rsidDel="009A56DC">
          <w:rPr>
            <w:rFonts w:eastAsia="Arial" w:cs="Arial"/>
            <w:highlight w:val="yellow"/>
          </w:rPr>
          <w:t xml:space="preserve"> </w:t>
        </w:r>
      </w:ins>
      <w:del w:id="540" w:author="Lucien Bickerstaff" w:date="2026-02-06T12:12:00Z" w16du:dateUtc="2026-02-06T11:12:00Z">
        <w:r w:rsidRPr="00C72B11" w:rsidDel="009A56DC">
          <w:rPr>
            <w:rFonts w:eastAsia="Arial" w:cs="Arial"/>
            <w:highlight w:val="yellow"/>
          </w:rPr>
          <w:delText>[link]</w:delText>
        </w:r>
        <w:r w:rsidRPr="008231D4" w:rsidDel="009A56DC">
          <w:rPr>
            <w:rFonts w:eastAsia="Arial" w:cs="Arial"/>
          </w:rPr>
          <w:delText>.</w:delText>
        </w:r>
      </w:del>
    </w:p>
    <w:p w14:paraId="1703A6A5" w14:textId="77777777" w:rsidR="002319CA" w:rsidRPr="008231D4" w:rsidRDefault="002319CA" w:rsidP="002319CA">
      <w:pPr>
        <w:jc w:val="both"/>
        <w:rPr>
          <w:rFonts w:eastAsia="Arial" w:cs="Arial"/>
        </w:rPr>
      </w:pPr>
    </w:p>
    <w:p w14:paraId="021CBDAB" w14:textId="77777777" w:rsidR="002319CA" w:rsidRPr="00B904E1" w:rsidRDefault="002319CA" w:rsidP="00E37D21">
      <w:pPr>
        <w:pStyle w:val="Heading1"/>
      </w:pPr>
      <w:r w:rsidRPr="00B904E1">
        <w:t>AI use disclosure</w:t>
      </w:r>
      <w:r>
        <w:t xml:space="preserve"> </w:t>
      </w:r>
    </w:p>
    <w:p w14:paraId="23A505AA" w14:textId="77777777" w:rsidR="002319CA" w:rsidRPr="008231D4" w:rsidRDefault="002319CA" w:rsidP="002319CA">
      <w:pPr>
        <w:jc w:val="both"/>
        <w:rPr>
          <w:rFonts w:eastAsia="Arial" w:cs="Arial"/>
        </w:rPr>
      </w:pPr>
    </w:p>
    <w:p w14:paraId="0CD71B9C" w14:textId="5CCDCE3D" w:rsidR="002319CA" w:rsidRPr="008231D4" w:rsidRDefault="002319CA" w:rsidP="002319CA">
      <w:pPr>
        <w:jc w:val="both"/>
        <w:rPr>
          <w:rFonts w:eastAsia="Arial" w:cs="Arial"/>
        </w:rPr>
      </w:pPr>
      <w:r w:rsidRPr="008231D4">
        <w:rPr>
          <w:rFonts w:eastAsia="Arial" w:cs="Arial"/>
        </w:rPr>
        <w:t xml:space="preserve">The authors declare that </w:t>
      </w:r>
      <w:del w:id="541" w:author="Lucien Bickerstaff" w:date="2026-02-04T17:54:00Z" w16du:dateUtc="2026-02-04T16:54:00Z">
        <w:r w:rsidRPr="008231D4" w:rsidDel="00724548">
          <w:rPr>
            <w:rFonts w:eastAsia="Arial" w:cs="Arial"/>
          </w:rPr>
          <w:delText xml:space="preserve">the </w:delText>
        </w:r>
      </w:del>
      <w:commentRangeStart w:id="542"/>
      <w:del w:id="543" w:author="Lucien Bickerstaff" w:date="2026-02-04T17:53:00Z" w16du:dateUtc="2026-02-04T16:53:00Z">
        <w:r w:rsidRPr="008231D4" w:rsidDel="00054560">
          <w:rPr>
            <w:rFonts w:eastAsia="Arial" w:cs="Arial"/>
          </w:rPr>
          <w:delText>latest version</w:delText>
        </w:r>
        <w:commentRangeEnd w:id="542"/>
        <w:r w:rsidRPr="008231D4" w:rsidDel="00054560">
          <w:rPr>
            <w:rStyle w:val="CommentReference"/>
            <w:rFonts w:eastAsia="Arial" w:cs="Arial"/>
            <w:sz w:val="24"/>
            <w:szCs w:val="24"/>
          </w:rPr>
          <w:commentReference w:id="542"/>
        </w:r>
        <w:r w:rsidRPr="008231D4" w:rsidDel="00054560">
          <w:rPr>
            <w:rFonts w:eastAsia="Arial" w:cs="Arial"/>
          </w:rPr>
          <w:delText xml:space="preserve"> of </w:delText>
        </w:r>
      </w:del>
      <w:r w:rsidRPr="008231D4">
        <w:rPr>
          <w:rFonts w:eastAsia="Arial" w:cs="Arial"/>
        </w:rPr>
        <w:t>ChatGPT (OpenAI)</w:t>
      </w:r>
      <w:ins w:id="544" w:author="Lucien Bickerstaff" w:date="2026-02-04T17:54:00Z" w16du:dateUtc="2026-02-04T16:54:00Z">
        <w:r w:rsidR="00724548">
          <w:rPr>
            <w:rFonts w:eastAsia="Arial" w:cs="Arial"/>
          </w:rPr>
          <w:t xml:space="preserve"> version</w:t>
        </w:r>
      </w:ins>
      <w:r w:rsidRPr="008231D4">
        <w:rPr>
          <w:rFonts w:eastAsia="Arial" w:cs="Arial"/>
        </w:rPr>
        <w:t xml:space="preserve"> </w:t>
      </w:r>
      <w:ins w:id="545" w:author="Lucien Bickerstaff" w:date="2026-02-04T17:54:00Z" w16du:dateUtc="2026-02-04T16:54:00Z">
        <w:r w:rsidR="00724548">
          <w:rPr>
            <w:rFonts w:eastAsia="Arial" w:cs="Arial"/>
          </w:rPr>
          <w:t>5.2</w:t>
        </w:r>
        <w:r w:rsidR="004E6D0D">
          <w:rPr>
            <w:rFonts w:eastAsia="Arial" w:cs="Arial"/>
          </w:rPr>
          <w:t xml:space="preserve"> </w:t>
        </w:r>
        <w:r w:rsidR="002B6B49">
          <w:rPr>
            <w:rFonts w:eastAsia="Arial" w:cs="Arial"/>
          </w:rPr>
          <w:t>(latest at the time this report is being writte</w:t>
        </w:r>
      </w:ins>
      <w:ins w:id="546" w:author="Lucien Bickerstaff" w:date="2026-02-04T17:55:00Z" w16du:dateUtc="2026-02-04T16:55:00Z">
        <w:r w:rsidR="002B6B49">
          <w:rPr>
            <w:rFonts w:eastAsia="Arial" w:cs="Arial"/>
          </w:rPr>
          <w:t xml:space="preserve">n) </w:t>
        </w:r>
      </w:ins>
      <w:r w:rsidRPr="008231D4">
        <w:rPr>
          <w:rFonts w:eastAsia="Arial" w:cs="Arial"/>
        </w:rPr>
        <w:t>– a Large Language Model (LLM) – is used as part of this research for the following matters:</w:t>
      </w:r>
    </w:p>
    <w:p w14:paraId="334AF9C7"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Generating, formatting, correcting and improving software code</w:t>
      </w:r>
    </w:p>
    <w:p w14:paraId="5E5D136B"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Generating small, isolated portions of text</w:t>
      </w:r>
    </w:p>
    <w:p w14:paraId="33BEDEB1" w14:textId="77777777" w:rsidR="002319CA" w:rsidRPr="008231D4" w:rsidRDefault="002319CA" w:rsidP="002319CA">
      <w:pPr>
        <w:pStyle w:val="ListParagraph"/>
        <w:numPr>
          <w:ilvl w:val="0"/>
          <w:numId w:val="21"/>
        </w:numPr>
        <w:jc w:val="both"/>
        <w:rPr>
          <w:rFonts w:eastAsia="Arial" w:cs="Arial"/>
        </w:rPr>
      </w:pPr>
      <w:r w:rsidRPr="008231D4">
        <w:rPr>
          <w:rFonts w:eastAsia="Arial" w:cs="Arial"/>
        </w:rPr>
        <w:t>Correcting and formatting text</w:t>
      </w:r>
    </w:p>
    <w:p w14:paraId="3C71F894" w14:textId="77777777" w:rsidR="002319CA" w:rsidRPr="008231D4" w:rsidRDefault="002319CA" w:rsidP="002319CA">
      <w:pPr>
        <w:jc w:val="both"/>
        <w:rPr>
          <w:rFonts w:eastAsia="Arial" w:cs="Arial"/>
        </w:rPr>
      </w:pPr>
      <w:r w:rsidRPr="008231D4">
        <w:rPr>
          <w:rFonts w:eastAsia="Arial" w:cs="Arial"/>
        </w:rPr>
        <w:t xml:space="preserve">AI tools are not used to generate large portions of text (i.e. entire paragraphs) or </w:t>
      </w:r>
      <w:commentRangeStart w:id="547"/>
      <w:commentRangeStart w:id="548"/>
      <w:r w:rsidRPr="008231D4">
        <w:rPr>
          <w:rFonts w:eastAsia="Arial" w:cs="Arial"/>
        </w:rPr>
        <w:t>illustrations</w:t>
      </w:r>
      <w:commentRangeEnd w:id="547"/>
      <w:r w:rsidRPr="008231D4">
        <w:rPr>
          <w:rStyle w:val="CommentReference"/>
          <w:rFonts w:eastAsia="Arial" w:cs="Arial"/>
          <w:sz w:val="24"/>
          <w:szCs w:val="24"/>
        </w:rPr>
        <w:commentReference w:id="547"/>
      </w:r>
      <w:commentRangeEnd w:id="548"/>
      <w:r w:rsidR="007F1DF5" w:rsidRPr="008231D4">
        <w:rPr>
          <w:rStyle w:val="CommentReference"/>
          <w:rFonts w:eastAsia="Arial" w:cs="Arial"/>
          <w:sz w:val="24"/>
          <w:szCs w:val="24"/>
        </w:rPr>
        <w:commentReference w:id="548"/>
      </w:r>
      <w:r w:rsidRPr="008231D4">
        <w:rPr>
          <w:rFonts w:eastAsia="Arial" w:cs="Arial"/>
        </w:rPr>
        <w:t>.</w:t>
      </w:r>
    </w:p>
    <w:p w14:paraId="7B5A1C28" w14:textId="2ECA5D0B" w:rsidR="002319CA" w:rsidRDefault="3FDB367F" w:rsidP="002319CA">
      <w:pPr>
        <w:jc w:val="both"/>
        <w:rPr>
          <w:del w:id="549" w:author="Gastbenutzer" w:date="2026-02-03T17:36:00Z" w16du:dateUtc="2026-02-03T17:36:31Z"/>
          <w:rFonts w:eastAsia="Arial" w:cs="Arial"/>
        </w:rPr>
      </w:pPr>
      <w:r w:rsidRPr="3FDB367F">
        <w:rPr>
          <w:rFonts w:eastAsia="Arial" w:cs="Arial"/>
        </w:rPr>
        <w:t xml:space="preserve">Authors reviewed and edited all AI-assisted content, and carefully checked that there </w:t>
      </w:r>
      <w:proofErr w:type="gramStart"/>
      <w:r w:rsidRPr="3FDB367F">
        <w:rPr>
          <w:rFonts w:eastAsia="Arial" w:cs="Arial"/>
        </w:rPr>
        <w:t>is</w:t>
      </w:r>
      <w:proofErr w:type="gramEnd"/>
      <w:r w:rsidRPr="3FDB367F">
        <w:rPr>
          <w:rFonts w:eastAsia="Arial" w:cs="Arial"/>
        </w:rPr>
        <w:t xml:space="preserve"> no plagiarism, hallucinations or other errors.</w:t>
      </w:r>
      <w:r>
        <w:t xml:space="preserve"> </w:t>
      </w:r>
      <w:r w:rsidRPr="3FDB367F">
        <w:rPr>
          <w:rFonts w:eastAsia="Arial" w:cs="Arial"/>
        </w:rPr>
        <w:t>Authors take full responsibility for accuracy, originality, and interpretation</w:t>
      </w:r>
      <w:ins w:id="550" w:author="Gastbenutzer" w:date="2026-02-03T17:36:00Z" w16du:dateUtc="2026-02-03T17:36:33Z">
        <w:r w:rsidRPr="3FDB367F">
          <w:rPr>
            <w:rFonts w:eastAsia="Arial" w:cs="Arial"/>
          </w:rPr>
          <w:t>.</w:t>
        </w:r>
      </w:ins>
      <w:del w:id="551" w:author="Gastbenutzer" w:date="2026-02-03T17:36:00Z" w16du:dateUtc="2026-02-03T17:36:32Z">
        <w:r w:rsidR="002319CA" w:rsidRPr="3FDB367F" w:rsidDel="3FDB367F">
          <w:rPr>
            <w:rFonts w:eastAsia="Arial" w:cs="Arial"/>
          </w:rPr>
          <w:delText>.</w:delText>
        </w:r>
      </w:del>
    </w:p>
    <w:p w14:paraId="67EB44D9" w14:textId="77777777" w:rsidR="00E37D21" w:rsidRDefault="00E37D21" w:rsidP="002319CA">
      <w:pPr>
        <w:jc w:val="both"/>
        <w:rPr>
          <w:rFonts w:eastAsia="Arial" w:cs="Arial"/>
        </w:rPr>
      </w:pPr>
    </w:p>
    <w:p w14:paraId="195C2171" w14:textId="5D4484F8" w:rsidR="00E37D21" w:rsidRDefault="00D50864" w:rsidP="00E37D21">
      <w:pPr>
        <w:pStyle w:val="Heading1"/>
      </w:pPr>
      <w:commentRangeStart w:id="552"/>
      <w:r>
        <w:t>Author contributions</w:t>
      </w:r>
      <w:commentRangeEnd w:id="552"/>
      <w:r w:rsidR="00563636">
        <w:rPr>
          <w:rStyle w:val="CommentReference"/>
          <w:sz w:val="40"/>
          <w:szCs w:val="40"/>
        </w:rPr>
        <w:commentReference w:id="552"/>
      </w:r>
    </w:p>
    <w:p w14:paraId="67839CC5" w14:textId="77777777" w:rsidR="00D50864" w:rsidRDefault="00D50864" w:rsidP="00D50864"/>
    <w:p w14:paraId="230248D0" w14:textId="4BA68C7B" w:rsidR="00D50864" w:rsidRDefault="00FD0A01" w:rsidP="00D50864">
      <w:r>
        <w:t xml:space="preserve">We report </w:t>
      </w:r>
      <w:r w:rsidR="00B3224D">
        <w:t xml:space="preserve">author contributions using the </w:t>
      </w:r>
      <w:proofErr w:type="spellStart"/>
      <w:r w:rsidR="00B3224D">
        <w:t>CRediT</w:t>
      </w:r>
      <w:proofErr w:type="spellEnd"/>
      <w:r w:rsidR="00B3224D">
        <w:t xml:space="preserve"> taxonomy</w:t>
      </w:r>
      <w:r w:rsidR="00C72737">
        <w:fldChar w:fldCharType="begin"/>
      </w:r>
      <w:r w:rsidR="00882151">
        <w:instrText xml:space="preserve"> ADDIN ZOTERO_ITEM CSL_CITATION {"citationID":"JMAugUSr","properties":{"unsorted":false,"formattedCitation":"\\super 49\\nosupersub{}","plainCitation":"49","noteIndex":0},"citationItems":[{"id":4163,"uris":["http://zotero.org/users/13639132/items/DN8NBK8I"],"itemData":{"id":4163,"type":"standard","DOI":"10.3789/ansi.niso.z39.104-2022","language":"en","publisher":"NISO","source":"DOI.org (Crossref)","title":"ANSI/NISO Z39.104-2022, CRediT, Contributor Roles Taxonomy","URL":"http://www.niso.org/publications/z39104-2022-credit","author":[{"literal":"NISO CRediT Working Group"}],"accessed":{"date-parts":[["2026",2,2]]}}}],"schema":"https://github.com/citation-style-language/schema/raw/master/csl-citation.json"} </w:instrText>
      </w:r>
      <w:r w:rsidR="00C72737">
        <w:fldChar w:fldCharType="separate"/>
      </w:r>
      <w:r w:rsidR="00882151" w:rsidRPr="00882151">
        <w:rPr>
          <w:rFonts w:cs="Arial"/>
          <w:vertAlign w:val="superscript"/>
        </w:rPr>
        <w:t>49</w:t>
      </w:r>
      <w:r w:rsidR="00C72737">
        <w:fldChar w:fldCharType="end"/>
      </w:r>
      <w:r w:rsidR="00563636">
        <w:t>:</w:t>
      </w:r>
    </w:p>
    <w:p w14:paraId="3604ACFE" w14:textId="77777777" w:rsidR="00563636" w:rsidRDefault="00563636" w:rsidP="00D50864"/>
    <w:p w14:paraId="185900A6" w14:textId="467FF601" w:rsidR="00563636" w:rsidRDefault="3022A9B6" w:rsidP="00563636">
      <w:r>
        <w:t>Conceptualis</w:t>
      </w:r>
      <w:r w:rsidR="00563636">
        <w:t>ation: M</w:t>
      </w:r>
      <w:r w:rsidR="00C57DBF">
        <w:t>.</w:t>
      </w:r>
      <w:r w:rsidR="00563636">
        <w:t>S</w:t>
      </w:r>
      <w:r w:rsidR="00C57DBF">
        <w:t>.</w:t>
      </w:r>
      <w:r w:rsidR="00563636">
        <w:t>, L</w:t>
      </w:r>
      <w:r w:rsidR="00C57DBF">
        <w:t>.</w:t>
      </w:r>
      <w:r w:rsidR="00563636">
        <w:t>B</w:t>
      </w:r>
      <w:r w:rsidR="00C57DBF">
        <w:t>.</w:t>
      </w:r>
      <w:r w:rsidR="003970C2">
        <w:t>, J</w:t>
      </w:r>
      <w:r w:rsidR="00C57DBF">
        <w:t>.</w:t>
      </w:r>
      <w:r w:rsidR="003970C2">
        <w:t>T</w:t>
      </w:r>
      <w:r w:rsidR="00C57DBF">
        <w:t>.</w:t>
      </w:r>
      <w:r w:rsidR="003970C2">
        <w:t xml:space="preserve">, </w:t>
      </w:r>
      <w:r w:rsidR="00446E00">
        <w:t>S</w:t>
      </w:r>
      <w:r w:rsidR="00C57DBF">
        <w:t>.</w:t>
      </w:r>
      <w:r w:rsidR="00446E00">
        <w:t>M</w:t>
      </w:r>
      <w:r w:rsidR="00C57DBF">
        <w:t>.</w:t>
      </w:r>
    </w:p>
    <w:p w14:paraId="297AA83D" w14:textId="59FB41E6" w:rsidR="00563636" w:rsidRDefault="00563636" w:rsidP="00563636">
      <w:r>
        <w:t>Data curation</w:t>
      </w:r>
      <w:r w:rsidR="00832F87">
        <w:t xml:space="preserve"> (pilot study)</w:t>
      </w:r>
      <w:r>
        <w:t xml:space="preserve">: </w:t>
      </w:r>
      <w:r w:rsidR="00832F87">
        <w:t>L</w:t>
      </w:r>
      <w:r w:rsidR="00C57DBF">
        <w:t>.</w:t>
      </w:r>
      <w:r w:rsidR="00832F87">
        <w:t>B</w:t>
      </w:r>
      <w:r w:rsidR="00C57DBF">
        <w:t>.</w:t>
      </w:r>
    </w:p>
    <w:p w14:paraId="6194EE05" w14:textId="6B6511A1" w:rsidR="00563636" w:rsidRDefault="00563636" w:rsidP="00563636">
      <w:r>
        <w:t>Formal analysis</w:t>
      </w:r>
      <w:r w:rsidR="008F78DD">
        <w:t xml:space="preserve">: </w:t>
      </w:r>
      <w:r w:rsidR="00A051E4">
        <w:t>L</w:t>
      </w:r>
      <w:r w:rsidR="00C57DBF">
        <w:t>.</w:t>
      </w:r>
      <w:r w:rsidR="00A051E4">
        <w:t>B</w:t>
      </w:r>
      <w:r w:rsidR="00C57DBF">
        <w:t>.</w:t>
      </w:r>
      <w:r w:rsidR="00A051E4">
        <w:t>, J</w:t>
      </w:r>
      <w:r w:rsidR="00C57DBF">
        <w:t>.</w:t>
      </w:r>
      <w:r w:rsidR="009E31E3">
        <w:t>Z</w:t>
      </w:r>
      <w:r w:rsidR="00C57DBF">
        <w:t>.</w:t>
      </w:r>
      <w:r w:rsidR="00A051E4">
        <w:t>, M</w:t>
      </w:r>
      <w:r w:rsidR="00C57DBF">
        <w:t>.</w:t>
      </w:r>
      <w:r w:rsidR="00A051E4">
        <w:t>S</w:t>
      </w:r>
      <w:r w:rsidR="00C57DBF">
        <w:t>.</w:t>
      </w:r>
    </w:p>
    <w:p w14:paraId="297C290F" w14:textId="70E8EB3A" w:rsidR="00563636" w:rsidRDefault="00563636" w:rsidP="00563636">
      <w:r>
        <w:t>Funding acquisition</w:t>
      </w:r>
      <w:r w:rsidR="00A051E4">
        <w:t>: M</w:t>
      </w:r>
      <w:r w:rsidR="00C57DBF">
        <w:t>.</w:t>
      </w:r>
      <w:r w:rsidR="00A051E4">
        <w:t>S</w:t>
      </w:r>
      <w:r w:rsidR="00C57DBF">
        <w:t>.</w:t>
      </w:r>
    </w:p>
    <w:p w14:paraId="1B3FE5DD" w14:textId="42194A22" w:rsidR="00563636" w:rsidRDefault="00563636" w:rsidP="00563636">
      <w:r>
        <w:t>Investigation</w:t>
      </w:r>
      <w:r w:rsidR="00A051E4">
        <w:t xml:space="preserve">: </w:t>
      </w:r>
      <w:r w:rsidR="00CD4AC7">
        <w:t>L</w:t>
      </w:r>
      <w:r w:rsidR="00C57DBF">
        <w:t>.</w:t>
      </w:r>
      <w:r w:rsidR="00CD4AC7">
        <w:t>B</w:t>
      </w:r>
      <w:r w:rsidR="00C57DBF">
        <w:t>.</w:t>
      </w:r>
      <w:r w:rsidR="00CD4AC7">
        <w:t>, J</w:t>
      </w:r>
      <w:r w:rsidR="00C57DBF">
        <w:t>.</w:t>
      </w:r>
      <w:r w:rsidR="00CD4AC7">
        <w:t>T</w:t>
      </w:r>
      <w:r w:rsidR="00C57DBF">
        <w:t>.</w:t>
      </w:r>
      <w:r w:rsidR="00CD4AC7">
        <w:t>, M</w:t>
      </w:r>
      <w:r w:rsidR="00C57DBF">
        <w:t>.</w:t>
      </w:r>
      <w:r w:rsidR="00CD4AC7">
        <w:t>S</w:t>
      </w:r>
      <w:r w:rsidR="00C57DBF">
        <w:t>.</w:t>
      </w:r>
    </w:p>
    <w:p w14:paraId="7D6218B6" w14:textId="364BFCBC" w:rsidR="00563636" w:rsidRDefault="00563636" w:rsidP="00563636">
      <w:r>
        <w:t>Methodology</w:t>
      </w:r>
      <w:r w:rsidR="00CD4AC7">
        <w:t xml:space="preserve">: </w:t>
      </w:r>
      <w:r w:rsidR="00710646">
        <w:t>L</w:t>
      </w:r>
      <w:r w:rsidR="00C57DBF">
        <w:t>.</w:t>
      </w:r>
      <w:r w:rsidR="00710646">
        <w:t>B</w:t>
      </w:r>
      <w:r w:rsidR="00C57DBF">
        <w:t>.</w:t>
      </w:r>
      <w:r w:rsidR="00710646">
        <w:t>, M</w:t>
      </w:r>
      <w:r w:rsidR="00C57DBF">
        <w:t>.</w:t>
      </w:r>
      <w:r w:rsidR="00710646">
        <w:t>S</w:t>
      </w:r>
      <w:r w:rsidR="00C57DBF">
        <w:t>.</w:t>
      </w:r>
      <w:r w:rsidR="00710646">
        <w:t>, J</w:t>
      </w:r>
      <w:r w:rsidR="00C57DBF">
        <w:t>.</w:t>
      </w:r>
      <w:r w:rsidR="001029C8">
        <w:t>Z</w:t>
      </w:r>
      <w:r w:rsidR="00C57DBF">
        <w:t>.</w:t>
      </w:r>
    </w:p>
    <w:p w14:paraId="375AFE9F" w14:textId="5D0CAF0F" w:rsidR="00563636" w:rsidRDefault="00563636" w:rsidP="00563636">
      <w:r>
        <w:t>Project administration</w:t>
      </w:r>
      <w:r w:rsidR="00710646">
        <w:t>: L</w:t>
      </w:r>
      <w:r w:rsidR="00C57DBF">
        <w:t>.</w:t>
      </w:r>
      <w:r w:rsidR="00710646">
        <w:t>B</w:t>
      </w:r>
      <w:r w:rsidR="00C57DBF">
        <w:t>.</w:t>
      </w:r>
      <w:r w:rsidR="00710646">
        <w:t>, M</w:t>
      </w:r>
      <w:r w:rsidR="00C57DBF">
        <w:t>.</w:t>
      </w:r>
      <w:r w:rsidR="00710646">
        <w:t>S</w:t>
      </w:r>
      <w:r w:rsidR="00C57DBF">
        <w:t>.</w:t>
      </w:r>
    </w:p>
    <w:p w14:paraId="38E6E105" w14:textId="4F67E4AB" w:rsidR="00563636" w:rsidRDefault="00563636" w:rsidP="00563636">
      <w:r>
        <w:t>Resources</w:t>
      </w:r>
      <w:r w:rsidR="00710646">
        <w:t xml:space="preserve">: </w:t>
      </w:r>
      <w:r w:rsidR="00BB4515">
        <w:t>M</w:t>
      </w:r>
      <w:r w:rsidR="00C57DBF">
        <w:t>.</w:t>
      </w:r>
      <w:r w:rsidR="00BB4515">
        <w:t>S</w:t>
      </w:r>
      <w:r w:rsidR="00C57DBF">
        <w:t>.</w:t>
      </w:r>
      <w:r w:rsidR="00BB4515">
        <w:t>, L</w:t>
      </w:r>
      <w:r w:rsidR="00C57DBF">
        <w:t>.</w:t>
      </w:r>
      <w:r w:rsidR="00BB4515">
        <w:t>B</w:t>
      </w:r>
      <w:r w:rsidR="00C57DBF">
        <w:t>.</w:t>
      </w:r>
      <w:r w:rsidR="00BB4515">
        <w:t>, J</w:t>
      </w:r>
      <w:r w:rsidR="00C57DBF">
        <w:t>.</w:t>
      </w:r>
      <w:r w:rsidR="00BB4515">
        <w:t>T</w:t>
      </w:r>
      <w:r w:rsidR="00C57DBF">
        <w:t>.</w:t>
      </w:r>
      <w:r w:rsidR="00BB4515">
        <w:t>, S</w:t>
      </w:r>
      <w:r w:rsidR="00C57DBF">
        <w:t>.</w:t>
      </w:r>
      <w:r w:rsidR="00BB4515">
        <w:t>M</w:t>
      </w:r>
      <w:r w:rsidR="00C57DBF">
        <w:t>.</w:t>
      </w:r>
    </w:p>
    <w:p w14:paraId="0C534CB2" w14:textId="4F989F0F" w:rsidR="00563636" w:rsidRPr="00C57DBF" w:rsidRDefault="00563636" w:rsidP="00563636">
      <w:pPr>
        <w:rPr>
          <w:lang w:val="de-DE"/>
        </w:rPr>
      </w:pPr>
      <w:r w:rsidRPr="00C57DBF">
        <w:rPr>
          <w:lang w:val="de-DE"/>
        </w:rPr>
        <w:t>Software</w:t>
      </w:r>
      <w:r w:rsidR="00D96830" w:rsidRPr="00C57DBF">
        <w:rPr>
          <w:lang w:val="de-DE"/>
        </w:rPr>
        <w:t xml:space="preserve">: </w:t>
      </w:r>
      <w:r w:rsidR="009E31E3" w:rsidRPr="00C57DBF">
        <w:rPr>
          <w:lang w:val="de-DE"/>
        </w:rPr>
        <w:t>L</w:t>
      </w:r>
      <w:r w:rsidR="00C57DBF" w:rsidRPr="00C57DBF">
        <w:rPr>
          <w:lang w:val="de-DE"/>
        </w:rPr>
        <w:t>.</w:t>
      </w:r>
      <w:r w:rsidR="009E31E3" w:rsidRPr="00C57DBF">
        <w:rPr>
          <w:lang w:val="de-DE"/>
        </w:rPr>
        <w:t>B</w:t>
      </w:r>
      <w:r w:rsidR="00C57DBF" w:rsidRPr="00C57DBF">
        <w:rPr>
          <w:lang w:val="de-DE"/>
        </w:rPr>
        <w:t>.</w:t>
      </w:r>
      <w:r w:rsidR="009E31E3" w:rsidRPr="00C57DBF">
        <w:rPr>
          <w:lang w:val="de-DE"/>
        </w:rPr>
        <w:t>, J</w:t>
      </w:r>
      <w:r w:rsidR="00C57DBF" w:rsidRPr="00C57DBF">
        <w:rPr>
          <w:lang w:val="de-DE"/>
        </w:rPr>
        <w:t>.</w:t>
      </w:r>
      <w:r w:rsidR="009E31E3" w:rsidRPr="00C57DBF">
        <w:rPr>
          <w:lang w:val="de-DE"/>
        </w:rPr>
        <w:t>Z</w:t>
      </w:r>
      <w:r w:rsidR="00C57DBF" w:rsidRPr="00C57DBF">
        <w:rPr>
          <w:lang w:val="de-DE"/>
        </w:rPr>
        <w:t>.</w:t>
      </w:r>
    </w:p>
    <w:p w14:paraId="72B1EDE7" w14:textId="5BBEA515" w:rsidR="00563636" w:rsidRDefault="00563636" w:rsidP="00563636">
      <w:r>
        <w:t>Supervision</w:t>
      </w:r>
      <w:r w:rsidR="002A5348">
        <w:t>: M</w:t>
      </w:r>
      <w:r w:rsidR="00C57DBF">
        <w:t>.</w:t>
      </w:r>
      <w:r w:rsidR="002A5348">
        <w:t>S</w:t>
      </w:r>
      <w:r w:rsidR="00C57DBF">
        <w:t>.</w:t>
      </w:r>
    </w:p>
    <w:p w14:paraId="2F009B53" w14:textId="3D21F8EA" w:rsidR="00563636" w:rsidRDefault="00563636" w:rsidP="00563636">
      <w:commentRangeStart w:id="553"/>
      <w:r>
        <w:t>Validation</w:t>
      </w:r>
      <w:r w:rsidR="00935281">
        <w:t>:</w:t>
      </w:r>
      <w:commentRangeEnd w:id="553"/>
      <w:r w:rsidR="00935281">
        <w:rPr>
          <w:rStyle w:val="CommentReference"/>
          <w:sz w:val="24"/>
          <w:szCs w:val="24"/>
        </w:rPr>
        <w:commentReference w:id="553"/>
      </w:r>
      <w:ins w:id="554" w:author="Johannes Zauner" w:date="2026-02-04T10:29:00Z" w16du:dateUtc="2026-02-04T09:29:00Z">
        <w:r w:rsidR="00272FD7">
          <w:t xml:space="preserve"> -</w:t>
        </w:r>
      </w:ins>
    </w:p>
    <w:p w14:paraId="455381EA" w14:textId="215C041B" w:rsidR="00563636" w:rsidRDefault="3FDB367F" w:rsidP="00563636">
      <w:r>
        <w:t>Visualisation: L.B., M.S., J.Z.</w:t>
      </w:r>
    </w:p>
    <w:p w14:paraId="2FABC1C7" w14:textId="2DB6CA14" w:rsidR="00563636" w:rsidRDefault="00563636" w:rsidP="00563636">
      <w:r>
        <w:t>Writing – original draft</w:t>
      </w:r>
      <w:r w:rsidR="00172733">
        <w:t>: L</w:t>
      </w:r>
      <w:r w:rsidR="00C57DBF">
        <w:t>.</w:t>
      </w:r>
      <w:r w:rsidR="00172733">
        <w:t>B</w:t>
      </w:r>
      <w:r w:rsidR="00C57DBF">
        <w:t>.</w:t>
      </w:r>
    </w:p>
    <w:p w14:paraId="74E4C997" w14:textId="10084438" w:rsidR="00563636" w:rsidRPr="00D50864" w:rsidRDefault="00563636" w:rsidP="00563636">
      <w:r>
        <w:t>Writing – review &amp; editing</w:t>
      </w:r>
      <w:r w:rsidR="00172733">
        <w:t>: L</w:t>
      </w:r>
      <w:r w:rsidR="00C57DBF">
        <w:t>.</w:t>
      </w:r>
      <w:r w:rsidR="00172733">
        <w:t>B</w:t>
      </w:r>
      <w:r w:rsidR="00C57DBF">
        <w:t>.</w:t>
      </w:r>
      <w:r w:rsidR="00172733">
        <w:t>, M</w:t>
      </w:r>
      <w:r w:rsidR="00C57DBF">
        <w:t>.</w:t>
      </w:r>
      <w:r w:rsidR="00172733">
        <w:t>S</w:t>
      </w:r>
      <w:r w:rsidR="00C57DBF">
        <w:t>.</w:t>
      </w:r>
      <w:r w:rsidR="00172733">
        <w:t xml:space="preserve">, </w:t>
      </w:r>
      <w:r w:rsidR="00833C34">
        <w:t>J</w:t>
      </w:r>
      <w:r w:rsidR="00C57DBF">
        <w:t>.</w:t>
      </w:r>
      <w:r w:rsidR="00833C34">
        <w:t>T</w:t>
      </w:r>
      <w:r w:rsidR="00C57DBF">
        <w:t>.</w:t>
      </w:r>
      <w:r w:rsidR="00833C34">
        <w:t>, J</w:t>
      </w:r>
      <w:r w:rsidR="00C57DBF">
        <w:t>.</w:t>
      </w:r>
      <w:r w:rsidR="00833C34">
        <w:t>Z</w:t>
      </w:r>
      <w:r w:rsidR="00C57DBF">
        <w:t>.</w:t>
      </w:r>
      <w:r w:rsidR="00833C34">
        <w:t>, S</w:t>
      </w:r>
      <w:r w:rsidR="00C57DBF">
        <w:t>.</w:t>
      </w:r>
      <w:r w:rsidR="00833C34">
        <w:t>M</w:t>
      </w:r>
      <w:r w:rsidR="00C57DBF">
        <w:t>.</w:t>
      </w:r>
    </w:p>
    <w:p w14:paraId="00B39F9F" w14:textId="77777777" w:rsidR="00CC68F5" w:rsidRPr="008231D4" w:rsidRDefault="00CC68F5" w:rsidP="00B350E0">
      <w:pPr>
        <w:jc w:val="both"/>
        <w:rPr>
          <w:rFonts w:eastAsia="Arial" w:cs="Arial"/>
        </w:rPr>
      </w:pPr>
    </w:p>
    <w:p w14:paraId="5549AD2D" w14:textId="75CD9FBE" w:rsidR="00F36D3A" w:rsidRPr="00F82F42" w:rsidRDefault="00F36D3A" w:rsidP="00F82F42">
      <w:pPr>
        <w:pStyle w:val="Heading1"/>
      </w:pPr>
      <w:r w:rsidRPr="00F82F42">
        <w:t>Conflict</w:t>
      </w:r>
      <w:r w:rsidR="00442EE0" w:rsidRPr="00F82F42">
        <w:t>s</w:t>
      </w:r>
      <w:r w:rsidRPr="00F82F42">
        <w:t xml:space="preserve"> of interest</w:t>
      </w:r>
    </w:p>
    <w:p w14:paraId="2533F4F9" w14:textId="77777777" w:rsidR="00F36D3A" w:rsidRPr="008231D4" w:rsidRDefault="00F36D3A" w:rsidP="00B350E0">
      <w:pPr>
        <w:jc w:val="both"/>
        <w:rPr>
          <w:rFonts w:eastAsia="Arial" w:cs="Arial"/>
        </w:rPr>
      </w:pPr>
    </w:p>
    <w:p w14:paraId="42C812EB" w14:textId="77777777" w:rsidR="00F36D3A" w:rsidRDefault="00F36D3A" w:rsidP="00D17924">
      <w:pPr>
        <w:rPr>
          <w:ins w:id="555" w:author="Lucien Bickerstaff" w:date="2026-02-04T18:05:00Z" w16du:dateUtc="2026-02-04T17:05:00Z"/>
          <w:rFonts w:cs="Arial"/>
        </w:rPr>
      </w:pPr>
      <w:commentRangeStart w:id="556"/>
      <w:r w:rsidRPr="00D17924">
        <w:rPr>
          <w:rFonts w:cs="Arial"/>
        </w:rPr>
        <w:t>L.B., J.T., and S.M. have no conflict of interest to declare.</w:t>
      </w:r>
      <w:commentRangeEnd w:id="556"/>
      <w:r w:rsidR="00EB3587">
        <w:rPr>
          <w:rStyle w:val="CommentReference"/>
          <w:rFonts w:cs="Arial"/>
          <w:sz w:val="24"/>
          <w:szCs w:val="24"/>
        </w:rPr>
        <w:commentReference w:id="556"/>
      </w:r>
    </w:p>
    <w:p w14:paraId="2D6B3340" w14:textId="77777777" w:rsidR="009506AD" w:rsidRDefault="009506AD" w:rsidP="00D17924">
      <w:pPr>
        <w:rPr>
          <w:ins w:id="557" w:author="Johannes Zauner" w:date="2026-02-04T10:29:00Z" w16du:dateUtc="2026-02-04T09:29:00Z"/>
          <w:rFonts w:cs="Arial"/>
        </w:rPr>
      </w:pPr>
    </w:p>
    <w:p w14:paraId="0E965240" w14:textId="1CB22A9F" w:rsidR="00031C28" w:rsidRDefault="00031C28" w:rsidP="00D17924">
      <w:pPr>
        <w:rPr>
          <w:ins w:id="558" w:author="Johannes Zauner" w:date="2026-02-04T10:31:00Z" w16du:dateUtc="2026-02-04T09:31:00Z"/>
          <w:rFonts w:cs="Arial"/>
        </w:rPr>
      </w:pPr>
      <w:ins w:id="559" w:author="Johannes Zauner" w:date="2026-02-04T10:31:00Z">
        <w:r w:rsidRPr="00031C28">
          <w:rPr>
            <w:rFonts w:cs="Arial"/>
          </w:rPr>
          <w:t>J.Z. declares the following potential conflicts of interest in the past five years (202</w:t>
        </w:r>
      </w:ins>
      <w:ins w:id="560" w:author="Johannes Zauner" w:date="2026-02-04T10:31:00Z" w16du:dateUtc="2026-02-04T09:31:00Z">
        <w:r>
          <w:rPr>
            <w:rFonts w:cs="Arial"/>
          </w:rPr>
          <w:t>2</w:t>
        </w:r>
      </w:ins>
      <w:ins w:id="561" w:author="Johannes Zauner" w:date="2026-02-04T10:31:00Z">
        <w:r w:rsidRPr="00031C28">
          <w:rPr>
            <w:rFonts w:cs="Arial"/>
          </w:rPr>
          <w:t>-202</w:t>
        </w:r>
      </w:ins>
      <w:ins w:id="562" w:author="Johannes Zauner" w:date="2026-02-04T10:31:00Z" w16du:dateUtc="2026-02-04T09:31:00Z">
        <w:r>
          <w:rPr>
            <w:rFonts w:cs="Arial"/>
          </w:rPr>
          <w:t>6</w:t>
        </w:r>
      </w:ins>
      <w:ins w:id="563" w:author="Johannes Zauner" w:date="2026-02-04T10:31:00Z">
        <w:r w:rsidRPr="00031C28">
          <w:rPr>
            <w:rFonts w:cs="Arial"/>
          </w:rPr>
          <w:t xml:space="preserve">). </w:t>
        </w:r>
      </w:ins>
    </w:p>
    <w:p w14:paraId="6D54AF7B" w14:textId="77777777" w:rsidR="00031C28" w:rsidRDefault="00031C28" w:rsidP="00D17924">
      <w:pPr>
        <w:rPr>
          <w:ins w:id="564" w:author="Johannes Zauner" w:date="2026-02-04T10:31:00Z" w16du:dateUtc="2026-02-04T09:31:00Z"/>
          <w:rFonts w:cs="Arial"/>
        </w:rPr>
      </w:pPr>
      <w:ins w:id="565" w:author="Johannes Zauner" w:date="2026-02-04T10:31:00Z">
        <w:r w:rsidRPr="00031C28">
          <w:rPr>
            <w:rFonts w:cs="Arial"/>
            <w:b/>
            <w:bCs/>
            <w:rPrChange w:id="566" w:author="Johannes Zauner" w:date="2026-02-04T10:31:00Z" w16du:dateUtc="2026-02-04T09:31:00Z">
              <w:rPr>
                <w:rFonts w:cs="Arial"/>
              </w:rPr>
            </w:rPrChange>
          </w:rPr>
          <w:t>Academic roles:</w:t>
        </w:r>
        <w:r w:rsidRPr="00031C28">
          <w:rPr>
            <w:rFonts w:cs="Arial"/>
          </w:rPr>
          <w:t xml:space="preserve"> Member of Joint Technical Committee 20 (JTC20) of the International Commission on Illumination (CIE); Member of Research Data Alliance Working Group Optical Radiation and Visual Experience Data; Speaker of group 2 (melanopic effects of light) of the Technical Scientific Committee (TWA) of the German Society of Lighting Technology and Design (</w:t>
        </w:r>
        <w:proofErr w:type="spellStart"/>
        <w:r w:rsidRPr="00031C28">
          <w:rPr>
            <w:rFonts w:cs="Arial"/>
          </w:rPr>
          <w:t>LiTG</w:t>
        </w:r>
        <w:proofErr w:type="spellEnd"/>
        <w:r w:rsidRPr="00031C28">
          <w:rPr>
            <w:rFonts w:cs="Arial"/>
          </w:rPr>
          <w:t xml:space="preserve">) </w:t>
        </w:r>
      </w:ins>
    </w:p>
    <w:p w14:paraId="3E478842" w14:textId="77777777" w:rsidR="00031C28" w:rsidRDefault="00031C28" w:rsidP="00D17924">
      <w:pPr>
        <w:rPr>
          <w:ins w:id="567" w:author="Johannes Zauner" w:date="2026-02-04T10:31:00Z" w16du:dateUtc="2026-02-04T09:31:00Z"/>
          <w:rFonts w:cs="Arial"/>
        </w:rPr>
      </w:pPr>
      <w:ins w:id="568" w:author="Johannes Zauner" w:date="2026-02-04T10:31:00Z">
        <w:r w:rsidRPr="00031C28">
          <w:rPr>
            <w:rFonts w:cs="Arial"/>
            <w:b/>
            <w:bCs/>
            <w:rPrChange w:id="569" w:author="Johannes Zauner" w:date="2026-02-04T10:31:00Z" w16du:dateUtc="2026-02-04T09:31:00Z">
              <w:rPr>
                <w:rFonts w:cs="Arial"/>
              </w:rPr>
            </w:rPrChange>
          </w:rPr>
          <w:t>Remunerated roles:</w:t>
        </w:r>
        <w:r w:rsidRPr="00031C28">
          <w:rPr>
            <w:rFonts w:cs="Arial"/>
          </w:rPr>
          <w:t xml:space="preserve"> Examiner, Swiss Lighting Society; Teacher, </w:t>
        </w:r>
        <w:proofErr w:type="spellStart"/>
        <w:r w:rsidRPr="00031C28">
          <w:rPr>
            <w:rFonts w:cs="Arial"/>
          </w:rPr>
          <w:t>LiTG</w:t>
        </w:r>
        <w:proofErr w:type="spellEnd"/>
        <w:r w:rsidRPr="00031C28">
          <w:rPr>
            <w:rFonts w:cs="Arial"/>
          </w:rPr>
          <w:t xml:space="preserve">; Teacher, University of Applied Sciences, Munich, Teacher, Technical University of Applied Sciences, Rosenheim. Associated partner, 3lpi lighting design + engineering, Munich. Tool- and 3D-model design, </w:t>
        </w:r>
        <w:proofErr w:type="spellStart"/>
        <w:r w:rsidRPr="00031C28">
          <w:rPr>
            <w:rFonts w:cs="Arial"/>
          </w:rPr>
          <w:t>Zumtobel</w:t>
        </w:r>
        <w:proofErr w:type="spellEnd"/>
        <w:r w:rsidRPr="00031C28">
          <w:rPr>
            <w:rFonts w:cs="Arial"/>
          </w:rPr>
          <w:t xml:space="preserve"> Lighting GmbH; Course design, University of Applied Sciences, Munich &amp; Virtual University Bavaria. Honoraria for talks: Received honoraria from </w:t>
        </w:r>
        <w:proofErr w:type="spellStart"/>
        <w:r w:rsidRPr="00031C28">
          <w:rPr>
            <w:rFonts w:cs="Arial"/>
          </w:rPr>
          <w:t>LiTG</w:t>
        </w:r>
        <w:proofErr w:type="spellEnd"/>
        <w:r w:rsidRPr="00031C28">
          <w:rPr>
            <w:rFonts w:cs="Arial"/>
          </w:rPr>
          <w:t xml:space="preserve">; </w:t>
        </w:r>
        <w:proofErr w:type="spellStart"/>
        <w:r w:rsidRPr="00031C28">
          <w:rPr>
            <w:rFonts w:cs="Arial"/>
          </w:rPr>
          <w:t>Lamilux</w:t>
        </w:r>
        <w:proofErr w:type="spellEnd"/>
        <w:r w:rsidRPr="00031C28">
          <w:rPr>
            <w:rFonts w:cs="Arial"/>
          </w:rPr>
          <w:t xml:space="preserve"> (Heinrich Strunz GmbH); Robert-Bosch Hospital Stuttgart; </w:t>
        </w:r>
        <w:proofErr w:type="spellStart"/>
        <w:r w:rsidRPr="00031C28">
          <w:rPr>
            <w:rFonts w:cs="Arial"/>
          </w:rPr>
          <w:t>Ergotopia</w:t>
        </w:r>
        <w:proofErr w:type="spellEnd"/>
        <w:r w:rsidRPr="00031C28">
          <w:rPr>
            <w:rFonts w:cs="Arial"/>
          </w:rPr>
          <w:t xml:space="preserve"> GmbH; German statutory accident insurance institution for the administrative sector (VBG); BRIXEN CULTUR, Italy; KITEO GmbH &amp; Co.KG; University of Applied Sciences Augsburg. </w:t>
        </w:r>
      </w:ins>
    </w:p>
    <w:p w14:paraId="6B38C33A" w14:textId="77777777" w:rsidR="00031C28" w:rsidRPr="00FE6D2F" w:rsidRDefault="00031C28" w:rsidP="00D17924">
      <w:pPr>
        <w:rPr>
          <w:ins w:id="570" w:author="Johannes Zauner" w:date="2026-02-04T10:31:00Z" w16du:dateUtc="2026-02-04T09:31:00Z"/>
          <w:rFonts w:cs="Arial"/>
          <w:lang w:val="de-DE"/>
          <w:rPrChange w:id="571" w:author="Lucien Bickerstaff" w:date="2026-02-04T12:59:00Z" w16du:dateUtc="2026-02-04T11:59:00Z">
            <w:rPr>
              <w:ins w:id="572" w:author="Johannes Zauner" w:date="2026-02-04T10:31:00Z" w16du:dateUtc="2026-02-04T09:31:00Z"/>
              <w:rFonts w:cs="Arial"/>
            </w:rPr>
          </w:rPrChange>
        </w:rPr>
      </w:pPr>
      <w:ins w:id="573" w:author="Johannes Zauner" w:date="2026-02-04T10:31:00Z">
        <w:r w:rsidRPr="00FE6D2F">
          <w:rPr>
            <w:rFonts w:cs="Arial"/>
            <w:b/>
            <w:bCs/>
            <w:lang w:val="de-DE"/>
            <w:rPrChange w:id="574" w:author="Lucien Bickerstaff" w:date="2026-02-04T12:59:00Z" w16du:dateUtc="2026-02-04T11:59:00Z">
              <w:rPr>
                <w:rFonts w:cs="Arial"/>
              </w:rPr>
            </w:rPrChange>
          </w:rPr>
          <w:t xml:space="preserve">Travel </w:t>
        </w:r>
        <w:proofErr w:type="spellStart"/>
        <w:r w:rsidRPr="00FE6D2F">
          <w:rPr>
            <w:rFonts w:cs="Arial"/>
            <w:b/>
            <w:bCs/>
            <w:lang w:val="de-DE"/>
            <w:rPrChange w:id="575" w:author="Lucien Bickerstaff" w:date="2026-02-04T12:59:00Z" w16du:dateUtc="2026-02-04T11:59:00Z">
              <w:rPr>
                <w:rFonts w:cs="Arial"/>
              </w:rPr>
            </w:rPrChange>
          </w:rPr>
          <w:t>reimbursements</w:t>
        </w:r>
        <w:proofErr w:type="spellEnd"/>
        <w:r w:rsidRPr="00FE6D2F">
          <w:rPr>
            <w:rFonts w:cs="Arial"/>
            <w:b/>
            <w:bCs/>
            <w:lang w:val="de-DE"/>
            <w:rPrChange w:id="576" w:author="Lucien Bickerstaff" w:date="2026-02-04T12:59:00Z" w16du:dateUtc="2026-02-04T11:59:00Z">
              <w:rPr>
                <w:rFonts w:cs="Arial"/>
              </w:rPr>
            </w:rPrChange>
          </w:rPr>
          <w:t>:</w:t>
        </w:r>
        <w:r w:rsidRPr="00FE6D2F">
          <w:rPr>
            <w:rFonts w:cs="Arial"/>
            <w:lang w:val="de-DE"/>
            <w:rPrChange w:id="577" w:author="Lucien Bickerstaff" w:date="2026-02-04T12:59:00Z" w16du:dateUtc="2026-02-04T11:59:00Z">
              <w:rPr>
                <w:rFonts w:cs="Arial"/>
              </w:rPr>
            </w:rPrChange>
          </w:rPr>
          <w:t xml:space="preserve"> Daimler und Benz Stiftung. </w:t>
        </w:r>
      </w:ins>
    </w:p>
    <w:p w14:paraId="62A90136" w14:textId="0261564F" w:rsidR="00272FD7" w:rsidDel="00031C28" w:rsidRDefault="00031C28" w:rsidP="00D17924">
      <w:pPr>
        <w:rPr>
          <w:del w:id="578" w:author="Johannes Zauner" w:date="2026-02-04T10:31:00Z" w16du:dateUtc="2026-02-04T09:31:00Z"/>
          <w:rFonts w:cs="Arial"/>
        </w:rPr>
      </w:pPr>
      <w:ins w:id="579" w:author="Johannes Zauner" w:date="2026-02-04T10:31:00Z">
        <w:r w:rsidRPr="00031C28">
          <w:rPr>
            <w:rFonts w:cs="Arial"/>
            <w:b/>
            <w:bCs/>
            <w:rPrChange w:id="580" w:author="Johannes Zauner" w:date="2026-02-04T10:32:00Z" w16du:dateUtc="2026-02-04T09:32:00Z">
              <w:rPr>
                <w:rFonts w:cs="Arial"/>
              </w:rPr>
            </w:rPrChange>
          </w:rPr>
          <w:t>Patents:</w:t>
        </w:r>
        <w:r w:rsidRPr="00031C28">
          <w:rPr>
            <w:rFonts w:cs="Arial"/>
          </w:rPr>
          <w:t xml:space="preserve"> Together with 3lpi holds a design patent for non-visually optimized luminaire (No 008194021-0001 through -0006) at the European Union Intellectual property office.</w:t>
        </w:r>
      </w:ins>
    </w:p>
    <w:p w14:paraId="2DA082E7" w14:textId="77777777" w:rsidR="00031C28" w:rsidRPr="00D17924" w:rsidRDefault="00031C28" w:rsidP="00D17924">
      <w:pPr>
        <w:rPr>
          <w:ins w:id="581" w:author="Johannes Zauner" w:date="2026-02-04T10:32:00Z" w16du:dateUtc="2026-02-04T09:32:00Z"/>
          <w:rFonts w:cs="Arial"/>
        </w:rPr>
      </w:pPr>
    </w:p>
    <w:p w14:paraId="65565659" w14:textId="3E26C230" w:rsidR="0000609C" w:rsidRPr="00D17924" w:rsidRDefault="0000609C" w:rsidP="0000609C">
      <w:pPr>
        <w:rPr>
          <w:ins w:id="582" w:author="Johannes Zauner" w:date="2026-02-04T10:32:00Z" w16du:dateUtc="2026-02-04T09:32:00Z"/>
          <w:rFonts w:cs="Arial"/>
        </w:rPr>
      </w:pPr>
      <w:ins w:id="583" w:author="Johannes Zauner" w:date="2026-02-04T10:32:00Z" w16du:dateUtc="2026-02-04T09:32:00Z">
        <w:r w:rsidRPr="00D17924">
          <w:rPr>
            <w:rStyle w:val="Strong"/>
            <w:rFonts w:eastAsiaTheme="majorEastAsia" w:cs="Arial"/>
          </w:rPr>
          <w:t>Funding</w:t>
        </w:r>
        <w:r w:rsidRPr="00D17924">
          <w:rPr>
            <w:rFonts w:cs="Arial"/>
          </w:rPr>
          <w:t xml:space="preserve">: </w:t>
        </w:r>
      </w:ins>
      <w:ins w:id="584" w:author="Johannes Zauner" w:date="2026-02-04T10:35:00Z" w16du:dateUtc="2026-02-04T09:35:00Z">
        <w:r w:rsidR="00372FA2">
          <w:rPr>
            <w:rFonts w:cs="Arial"/>
          </w:rPr>
          <w:t xml:space="preserve">J.Z. position is </w:t>
        </w:r>
        <w:r w:rsidR="00061B10">
          <w:rPr>
            <w:rFonts w:cs="Arial"/>
          </w:rPr>
          <w:t>funded by</w:t>
        </w:r>
      </w:ins>
      <w:ins w:id="585" w:author="Johannes Zauner" w:date="2026-02-04T10:34:00Z">
        <w:r w:rsidR="004B304B" w:rsidRPr="004B304B">
          <w:rPr>
            <w:rFonts w:cs="Arial"/>
          </w:rPr>
          <w:t xml:space="preserve"> the "European Partnership on Metrology" with co-funding from the "European Union's Horizon Europe Research and Innovation Programme" and the participating member states</w:t>
        </w:r>
      </w:ins>
      <w:proofErr w:type="gramStart"/>
      <w:ins w:id="586" w:author="Johannes Zauner" w:date="2026-02-04T10:35:00Z" w16du:dateUtc="2026-02-04T09:35:00Z">
        <w:r w:rsidR="00372FA2">
          <w:rPr>
            <w:rFonts w:cs="Arial"/>
          </w:rPr>
          <w:t>;</w:t>
        </w:r>
      </w:ins>
      <w:ins w:id="587" w:author="Johannes Zauner" w:date="2026-02-04T10:34:00Z" w16du:dateUtc="2026-02-04T09:34:00Z">
        <w:r w:rsidR="00372FA2">
          <w:rPr>
            <w:rFonts w:cs="Arial"/>
          </w:rPr>
          <w:t xml:space="preserve"> </w:t>
        </w:r>
      </w:ins>
      <w:ins w:id="588" w:author="Johannes Zauner" w:date="2026-02-04T10:35:00Z" w16du:dateUtc="2026-02-04T09:35:00Z">
        <w:r w:rsidR="007F7154" w:rsidRPr="00D17924">
          <w:rPr>
            <w:rStyle w:val="Emphasis"/>
            <w:rFonts w:eastAsiaTheme="majorEastAsia" w:cs="Arial"/>
          </w:rPr>
          <w:t>,</w:t>
        </w:r>
        <w:proofErr w:type="gramEnd"/>
        <w:r w:rsidR="007F7154" w:rsidRPr="00D17924">
          <w:rPr>
            <w:rStyle w:val="Emphasis"/>
            <w:rFonts w:eastAsiaTheme="majorEastAsia" w:cs="Arial"/>
          </w:rPr>
          <w:t xml:space="preserve"> </w:t>
        </w:r>
        <w:proofErr w:type="spellStart"/>
        <w:r w:rsidR="007F7154" w:rsidRPr="00D17924">
          <w:rPr>
            <w:rStyle w:val="Emphasis"/>
            <w:rFonts w:eastAsiaTheme="majorEastAsia" w:cs="Arial"/>
          </w:rPr>
          <w:t>Wellcome</w:t>
        </w:r>
        <w:proofErr w:type="spellEnd"/>
        <w:r w:rsidR="007F7154" w:rsidRPr="00D17924">
          <w:rPr>
            <w:rStyle w:val="Emphasis"/>
            <w:rFonts w:eastAsiaTheme="majorEastAsia" w:cs="Arial"/>
          </w:rPr>
          <w:t xml:space="preserve"> Trust, </w:t>
        </w:r>
      </w:ins>
      <w:ins w:id="589" w:author="Johannes Zauner" w:date="2026-02-04T10:32:00Z" w16du:dateUtc="2026-02-04T09:32:00Z">
        <w:r w:rsidRPr="00D17924">
          <w:rPr>
            <w:rFonts w:cs="Arial"/>
          </w:rPr>
          <w:t xml:space="preserve">and </w:t>
        </w:r>
        <w:r w:rsidRPr="00D17924">
          <w:rPr>
            <w:rStyle w:val="Emphasis"/>
            <w:rFonts w:eastAsiaTheme="majorEastAsia" w:cs="Arial"/>
          </w:rPr>
          <w:t>Reality Labs Research</w:t>
        </w:r>
        <w:r w:rsidRPr="00D17924">
          <w:rPr>
            <w:rFonts w:cs="Arial"/>
          </w:rPr>
          <w:t>.</w:t>
        </w:r>
      </w:ins>
    </w:p>
    <w:p w14:paraId="5E924196" w14:textId="77777777" w:rsidR="0000609C" w:rsidRDefault="0000609C" w:rsidP="00D17924">
      <w:pPr>
        <w:rPr>
          <w:ins w:id="590" w:author="Johannes Zauner" w:date="2026-02-04T10:32:00Z" w16du:dateUtc="2026-02-04T09:32:00Z"/>
          <w:rFonts w:cs="Arial"/>
        </w:rPr>
      </w:pPr>
    </w:p>
    <w:p w14:paraId="108A9EF6" w14:textId="77777777" w:rsidR="00F36D3A" w:rsidRPr="00D17924" w:rsidRDefault="00F36D3A" w:rsidP="00D17924">
      <w:pPr>
        <w:rPr>
          <w:rFonts w:cs="Arial"/>
        </w:rPr>
      </w:pPr>
      <w:r w:rsidRPr="00D17924">
        <w:rPr>
          <w:rFonts w:cs="Arial"/>
        </w:rPr>
        <w:t>M.S. declares the following potential conflicts of interest in the past five years (2021–2025):</w:t>
      </w:r>
    </w:p>
    <w:p w14:paraId="3100F1D3" w14:textId="77777777" w:rsidR="00F36D3A" w:rsidRPr="00D17924" w:rsidRDefault="00F36D3A" w:rsidP="00D17924">
      <w:pPr>
        <w:rPr>
          <w:rFonts w:cs="Arial"/>
        </w:rPr>
      </w:pPr>
      <w:r w:rsidRPr="00D17924">
        <w:rPr>
          <w:rStyle w:val="Strong"/>
          <w:rFonts w:eastAsiaTheme="majorEastAsia" w:cs="Arial"/>
        </w:rPr>
        <w:t>Academic roles</w:t>
      </w:r>
      <w:r w:rsidRPr="00D17924">
        <w:rPr>
          <w:rFonts w:cs="Arial"/>
        </w:rPr>
        <w:t xml:space="preserve">: Member of the Board of Directors, </w:t>
      </w:r>
      <w:r w:rsidRPr="00D17924">
        <w:rPr>
          <w:rStyle w:val="Emphasis"/>
          <w:rFonts w:eastAsiaTheme="majorEastAsia" w:cs="Arial"/>
        </w:rPr>
        <w:t>Society of Light, Rhythms, and Circadian Health (SLRCH)</w:t>
      </w:r>
      <w:r w:rsidRPr="00D17924">
        <w:rPr>
          <w:rFonts w:cs="Arial"/>
        </w:rPr>
        <w:t xml:space="preserve">; Chair of Joint Technical Committee 20 (JTC20) of the </w:t>
      </w:r>
      <w:r w:rsidRPr="00D17924">
        <w:rPr>
          <w:rStyle w:val="Emphasis"/>
          <w:rFonts w:eastAsiaTheme="majorEastAsia" w:cs="Arial"/>
        </w:rPr>
        <w:t>International Commission on Illumination (CIE)</w:t>
      </w:r>
      <w:r w:rsidRPr="00D17924">
        <w:rPr>
          <w:rFonts w:cs="Arial"/>
        </w:rPr>
        <w:t xml:space="preserve">; Member of the </w:t>
      </w:r>
      <w:r w:rsidRPr="00D17924">
        <w:rPr>
          <w:rStyle w:val="Emphasis"/>
          <w:rFonts w:eastAsiaTheme="majorEastAsia" w:cs="Arial"/>
        </w:rPr>
        <w:t>Daylight Academy</w:t>
      </w:r>
      <w:r w:rsidRPr="00D17924">
        <w:rPr>
          <w:rFonts w:cs="Arial"/>
        </w:rPr>
        <w:t xml:space="preserve">; Chair of </w:t>
      </w:r>
      <w:r w:rsidRPr="00D17924">
        <w:rPr>
          <w:rStyle w:val="Emphasis"/>
          <w:rFonts w:eastAsiaTheme="majorEastAsia" w:cs="Arial"/>
        </w:rPr>
        <w:t>Research Data Alliance Working Group Optical Radiation and Visual Experience Data</w:t>
      </w:r>
      <w:r w:rsidRPr="00D17924">
        <w:rPr>
          <w:rFonts w:cs="Arial"/>
        </w:rPr>
        <w:t>.</w:t>
      </w:r>
    </w:p>
    <w:p w14:paraId="0C49F6CF" w14:textId="77777777" w:rsidR="00F36D3A" w:rsidRPr="00D17924" w:rsidRDefault="00F36D3A" w:rsidP="00D17924">
      <w:pPr>
        <w:rPr>
          <w:rFonts w:cs="Arial"/>
        </w:rPr>
      </w:pPr>
      <w:r w:rsidRPr="00D17924">
        <w:rPr>
          <w:rStyle w:val="Strong"/>
          <w:rFonts w:eastAsiaTheme="majorEastAsia" w:cs="Arial"/>
        </w:rPr>
        <w:t>Remunerated roles</w:t>
      </w:r>
      <w:r w:rsidRPr="00D17924">
        <w:rPr>
          <w:rFonts w:cs="Arial"/>
        </w:rPr>
        <w:t xml:space="preserve">: Speaker of the Steering Committee of the </w:t>
      </w:r>
      <w:r w:rsidRPr="00D17924">
        <w:rPr>
          <w:rStyle w:val="Emphasis"/>
          <w:rFonts w:eastAsiaTheme="majorEastAsia" w:cs="Arial"/>
        </w:rPr>
        <w:t>Daylight Academy</w:t>
      </w:r>
      <w:r w:rsidRPr="00D17924">
        <w:rPr>
          <w:rFonts w:cs="Arial"/>
        </w:rPr>
        <w:t xml:space="preserve">; Ad-hoc reviewer for the </w:t>
      </w:r>
      <w:r w:rsidRPr="00D17924">
        <w:rPr>
          <w:rStyle w:val="Emphasis"/>
          <w:rFonts w:eastAsiaTheme="majorEastAsia" w:cs="Arial"/>
        </w:rPr>
        <w:t>Health and Digital Executive Agency of the European Commission</w:t>
      </w:r>
      <w:r w:rsidRPr="00D17924">
        <w:rPr>
          <w:rFonts w:cs="Arial"/>
        </w:rPr>
        <w:t xml:space="preserve">; Ad-hoc reviewer for the </w:t>
      </w:r>
      <w:r w:rsidRPr="00D17924">
        <w:rPr>
          <w:rStyle w:val="Emphasis"/>
          <w:rFonts w:eastAsiaTheme="majorEastAsia" w:cs="Arial"/>
        </w:rPr>
        <w:t>Swedish Research Council</w:t>
      </w:r>
      <w:r w:rsidRPr="00D17924">
        <w:rPr>
          <w:rFonts w:cs="Arial"/>
        </w:rPr>
        <w:t xml:space="preserve">; Associate Editor for </w:t>
      </w:r>
      <w:r w:rsidRPr="00D17924">
        <w:rPr>
          <w:rStyle w:val="Emphasis"/>
          <w:rFonts w:eastAsiaTheme="majorEastAsia" w:cs="Arial"/>
        </w:rPr>
        <w:t>LEUKOS</w:t>
      </w:r>
      <w:r w:rsidRPr="00D17924">
        <w:rPr>
          <w:rFonts w:cs="Arial"/>
        </w:rPr>
        <w:t xml:space="preserve">, journal of the Illuminating Engineering Society; Examiner at the </w:t>
      </w:r>
      <w:r w:rsidRPr="00D17924">
        <w:rPr>
          <w:rStyle w:val="Emphasis"/>
          <w:rFonts w:eastAsiaTheme="majorEastAsia" w:cs="Arial"/>
        </w:rPr>
        <w:t>University of Manchester</w:t>
      </w:r>
      <w:r w:rsidRPr="00D17924">
        <w:rPr>
          <w:rFonts w:cs="Arial"/>
        </w:rPr>
        <w:t xml:space="preserve">, </w:t>
      </w:r>
      <w:r w:rsidRPr="00D17924">
        <w:rPr>
          <w:rStyle w:val="Emphasis"/>
          <w:rFonts w:eastAsiaTheme="majorEastAsia" w:cs="Arial"/>
        </w:rPr>
        <w:t>Flinders University</w:t>
      </w:r>
      <w:r w:rsidRPr="00D17924">
        <w:rPr>
          <w:rFonts w:cs="Arial"/>
        </w:rPr>
        <w:t xml:space="preserve">, and the </w:t>
      </w:r>
      <w:r w:rsidRPr="00D17924">
        <w:rPr>
          <w:rStyle w:val="Emphasis"/>
          <w:rFonts w:eastAsiaTheme="majorEastAsia" w:cs="Arial"/>
        </w:rPr>
        <w:t>University of Southern Norway</w:t>
      </w:r>
      <w:r w:rsidRPr="00D17924">
        <w:rPr>
          <w:rFonts w:cs="Arial"/>
        </w:rPr>
        <w:t>.</w:t>
      </w:r>
    </w:p>
    <w:p w14:paraId="0C8E1DCC" w14:textId="77777777" w:rsidR="00F36D3A" w:rsidRPr="00D17924" w:rsidRDefault="00F36D3A" w:rsidP="00D17924">
      <w:pPr>
        <w:rPr>
          <w:rFonts w:cs="Arial"/>
        </w:rPr>
      </w:pPr>
      <w:r w:rsidRPr="00D17924">
        <w:rPr>
          <w:rStyle w:val="Strong"/>
          <w:rFonts w:eastAsiaTheme="majorEastAsia" w:cs="Arial"/>
        </w:rPr>
        <w:t>Funding</w:t>
      </w:r>
      <w:r w:rsidRPr="00D17924">
        <w:rPr>
          <w:rFonts w:cs="Arial"/>
        </w:rPr>
        <w:t xml:space="preserve">: Received research funding and support from the </w:t>
      </w:r>
      <w:r w:rsidRPr="00D17924">
        <w:rPr>
          <w:rStyle w:val="Emphasis"/>
          <w:rFonts w:eastAsiaTheme="majorEastAsia" w:cs="Arial"/>
        </w:rPr>
        <w:t xml:space="preserve">Max Planck Society, Max Planck Foundation, Max Planck Innovation, Technical University of Munich, </w:t>
      </w:r>
      <w:proofErr w:type="spellStart"/>
      <w:r w:rsidRPr="00D17924">
        <w:rPr>
          <w:rStyle w:val="Emphasis"/>
          <w:rFonts w:eastAsiaTheme="majorEastAsia" w:cs="Arial"/>
        </w:rPr>
        <w:t>Wellcome</w:t>
      </w:r>
      <w:proofErr w:type="spellEnd"/>
      <w:r w:rsidRPr="00D17924">
        <w:rPr>
          <w:rStyle w:val="Emphasis"/>
          <w:rFonts w:eastAsiaTheme="majorEastAsia" w:cs="Arial"/>
        </w:rPr>
        <w:t xml:space="preserve"> Trust, National Research Foundation Singapore, European Partnership on Metrology, VELUX Foundation, </w:t>
      </w:r>
      <w:proofErr w:type="spellStart"/>
      <w:r w:rsidRPr="00D17924">
        <w:rPr>
          <w:rStyle w:val="Emphasis"/>
          <w:rFonts w:eastAsiaTheme="majorEastAsia" w:cs="Arial"/>
        </w:rPr>
        <w:t>Bayerisch-Tschechische</w:t>
      </w:r>
      <w:proofErr w:type="spellEnd"/>
      <w:r w:rsidRPr="00D17924">
        <w:rPr>
          <w:rStyle w:val="Emphasis"/>
          <w:rFonts w:eastAsiaTheme="majorEastAsia" w:cs="Arial"/>
        </w:rPr>
        <w:t xml:space="preserve"> </w:t>
      </w:r>
      <w:proofErr w:type="spellStart"/>
      <w:r w:rsidRPr="00D17924">
        <w:rPr>
          <w:rStyle w:val="Emphasis"/>
          <w:rFonts w:eastAsiaTheme="majorEastAsia" w:cs="Arial"/>
        </w:rPr>
        <w:t>Hochschulagentur</w:t>
      </w:r>
      <w:proofErr w:type="spellEnd"/>
      <w:r w:rsidRPr="00D17924">
        <w:rPr>
          <w:rStyle w:val="Emphasis"/>
          <w:rFonts w:eastAsiaTheme="majorEastAsia" w:cs="Arial"/>
        </w:rPr>
        <w:t xml:space="preserve"> (BTHA), </w:t>
      </w:r>
      <w:proofErr w:type="spellStart"/>
      <w:r w:rsidRPr="00D17924">
        <w:rPr>
          <w:rStyle w:val="Emphasis"/>
          <w:rFonts w:eastAsiaTheme="majorEastAsia" w:cs="Arial"/>
        </w:rPr>
        <w:t>BayFrance</w:t>
      </w:r>
      <w:proofErr w:type="spellEnd"/>
      <w:r w:rsidRPr="00D17924">
        <w:rPr>
          <w:rStyle w:val="Emphasis"/>
          <w:rFonts w:eastAsiaTheme="majorEastAsia" w:cs="Arial"/>
        </w:rPr>
        <w:t xml:space="preserve"> (</w:t>
      </w:r>
      <w:proofErr w:type="spellStart"/>
      <w:r w:rsidRPr="00D17924">
        <w:rPr>
          <w:rStyle w:val="Emphasis"/>
          <w:rFonts w:eastAsiaTheme="majorEastAsia" w:cs="Arial"/>
        </w:rPr>
        <w:t>Bayerisch-Französisches</w:t>
      </w:r>
      <w:proofErr w:type="spellEnd"/>
      <w:r w:rsidRPr="00D17924">
        <w:rPr>
          <w:rStyle w:val="Emphasis"/>
          <w:rFonts w:eastAsiaTheme="majorEastAsia" w:cs="Arial"/>
        </w:rPr>
        <w:t xml:space="preserve"> </w:t>
      </w:r>
      <w:proofErr w:type="spellStart"/>
      <w:r w:rsidRPr="00D17924">
        <w:rPr>
          <w:rStyle w:val="Emphasis"/>
          <w:rFonts w:eastAsiaTheme="majorEastAsia" w:cs="Arial"/>
        </w:rPr>
        <w:t>Hochschulzentrum</w:t>
      </w:r>
      <w:proofErr w:type="spellEnd"/>
      <w:r w:rsidRPr="00D17924">
        <w:rPr>
          <w:rStyle w:val="Emphasis"/>
          <w:rFonts w:eastAsiaTheme="majorEastAsia" w:cs="Arial"/>
        </w:rPr>
        <w:t xml:space="preserve">), </w:t>
      </w:r>
      <w:proofErr w:type="spellStart"/>
      <w:r w:rsidRPr="00D17924">
        <w:rPr>
          <w:rStyle w:val="Emphasis"/>
          <w:rFonts w:eastAsiaTheme="majorEastAsia" w:cs="Arial"/>
        </w:rPr>
        <w:t>BayFOR</w:t>
      </w:r>
      <w:proofErr w:type="spellEnd"/>
      <w:r w:rsidRPr="00D17924">
        <w:rPr>
          <w:rStyle w:val="Emphasis"/>
          <w:rFonts w:eastAsiaTheme="majorEastAsia" w:cs="Arial"/>
        </w:rPr>
        <w:t xml:space="preserve"> (Bayerische </w:t>
      </w:r>
      <w:proofErr w:type="spellStart"/>
      <w:r w:rsidRPr="00D17924">
        <w:rPr>
          <w:rStyle w:val="Emphasis"/>
          <w:rFonts w:eastAsiaTheme="majorEastAsia" w:cs="Arial"/>
        </w:rPr>
        <w:t>Forschungsallianz</w:t>
      </w:r>
      <w:proofErr w:type="spellEnd"/>
      <w:r w:rsidRPr="00D17924">
        <w:rPr>
          <w:rStyle w:val="Emphasis"/>
          <w:rFonts w:eastAsiaTheme="majorEastAsia" w:cs="Arial"/>
        </w:rPr>
        <w:t>)</w:t>
      </w:r>
      <w:r w:rsidRPr="00D17924">
        <w:rPr>
          <w:rFonts w:cs="Arial"/>
        </w:rPr>
        <w:t xml:space="preserve">, and </w:t>
      </w:r>
      <w:r w:rsidRPr="00D17924">
        <w:rPr>
          <w:rStyle w:val="Emphasis"/>
          <w:rFonts w:eastAsiaTheme="majorEastAsia" w:cs="Arial"/>
        </w:rPr>
        <w:t>Reality Labs Research</w:t>
      </w:r>
      <w:r w:rsidRPr="00D17924">
        <w:rPr>
          <w:rFonts w:cs="Arial"/>
        </w:rPr>
        <w:t>.</w:t>
      </w:r>
    </w:p>
    <w:p w14:paraId="4319D03C" w14:textId="77777777" w:rsidR="00F36D3A" w:rsidRPr="00D17924" w:rsidRDefault="00F36D3A" w:rsidP="00D17924">
      <w:pPr>
        <w:rPr>
          <w:rFonts w:cs="Arial"/>
        </w:rPr>
      </w:pPr>
      <w:r w:rsidRPr="00D17924">
        <w:rPr>
          <w:rStyle w:val="Strong"/>
          <w:rFonts w:eastAsiaTheme="majorEastAsia" w:cs="Arial"/>
        </w:rPr>
        <w:t>Honoraria for talks</w:t>
      </w:r>
      <w:r w:rsidRPr="00D17924">
        <w:rPr>
          <w:rFonts w:cs="Arial"/>
        </w:rPr>
        <w:t xml:space="preserve">: Received honoraria from </w:t>
      </w:r>
      <w:proofErr w:type="spellStart"/>
      <w:r w:rsidRPr="00D17924">
        <w:rPr>
          <w:rStyle w:val="Emphasis"/>
          <w:rFonts w:eastAsiaTheme="majorEastAsia" w:cs="Arial"/>
        </w:rPr>
        <w:t>ISGlobal</w:t>
      </w:r>
      <w:proofErr w:type="spellEnd"/>
      <w:r w:rsidRPr="00D17924">
        <w:rPr>
          <w:rStyle w:val="Emphasis"/>
          <w:rFonts w:eastAsiaTheme="majorEastAsia" w:cs="Arial"/>
        </w:rPr>
        <w:t>, Research Foundation of the City University of New York</w:t>
      </w:r>
      <w:r w:rsidRPr="00D17924">
        <w:rPr>
          <w:rFonts w:cs="Arial"/>
        </w:rPr>
        <w:t xml:space="preserve">, and the </w:t>
      </w:r>
      <w:r w:rsidRPr="00D17924">
        <w:rPr>
          <w:rStyle w:val="Emphasis"/>
          <w:rFonts w:eastAsiaTheme="majorEastAsia" w:cs="Arial"/>
        </w:rPr>
        <w:t xml:space="preserve">Stadt </w:t>
      </w:r>
      <w:proofErr w:type="spellStart"/>
      <w:r w:rsidRPr="00D17924">
        <w:rPr>
          <w:rStyle w:val="Emphasis"/>
          <w:rFonts w:eastAsiaTheme="majorEastAsia" w:cs="Arial"/>
        </w:rPr>
        <w:t>Ebersberg</w:t>
      </w:r>
      <w:proofErr w:type="spellEnd"/>
      <w:r w:rsidRPr="00D17924">
        <w:rPr>
          <w:rStyle w:val="Emphasis"/>
          <w:rFonts w:eastAsiaTheme="majorEastAsia" w:cs="Arial"/>
        </w:rPr>
        <w:t>, Museum Wald und Umwelt</w:t>
      </w:r>
      <w:r w:rsidRPr="00D17924">
        <w:rPr>
          <w:rFonts w:cs="Arial"/>
        </w:rPr>
        <w:t>.</w:t>
      </w:r>
    </w:p>
    <w:p w14:paraId="50565F51" w14:textId="77777777" w:rsidR="00F36D3A" w:rsidRPr="006A393E" w:rsidRDefault="00F36D3A" w:rsidP="00D17924">
      <w:pPr>
        <w:rPr>
          <w:rFonts w:cs="Arial"/>
          <w:lang w:val="de-DE"/>
        </w:rPr>
      </w:pPr>
      <w:r w:rsidRPr="006A393E">
        <w:rPr>
          <w:rStyle w:val="Strong"/>
          <w:rFonts w:eastAsiaTheme="majorEastAsia" w:cs="Arial"/>
          <w:lang w:val="de-DE"/>
        </w:rPr>
        <w:t xml:space="preserve">Travel </w:t>
      </w:r>
      <w:proofErr w:type="spellStart"/>
      <w:r w:rsidRPr="006A393E">
        <w:rPr>
          <w:rStyle w:val="Strong"/>
          <w:rFonts w:eastAsiaTheme="majorEastAsia" w:cs="Arial"/>
          <w:lang w:val="de-DE"/>
        </w:rPr>
        <w:t>reimbursements</w:t>
      </w:r>
      <w:proofErr w:type="spellEnd"/>
      <w:r w:rsidRPr="006A393E">
        <w:rPr>
          <w:rFonts w:cs="Arial"/>
          <w:lang w:val="de-DE"/>
        </w:rPr>
        <w:t xml:space="preserve">: </w:t>
      </w:r>
      <w:r w:rsidRPr="006A393E">
        <w:rPr>
          <w:rStyle w:val="Emphasis"/>
          <w:rFonts w:eastAsiaTheme="majorEastAsia" w:cs="Arial"/>
          <w:lang w:val="de-DE"/>
        </w:rPr>
        <w:t>Daimler und Benz Stiftung</w:t>
      </w:r>
      <w:r w:rsidRPr="006A393E">
        <w:rPr>
          <w:rFonts w:cs="Arial"/>
          <w:lang w:val="de-DE"/>
        </w:rPr>
        <w:t>.</w:t>
      </w:r>
    </w:p>
    <w:p w14:paraId="1C93983F" w14:textId="77777777" w:rsidR="00F36D3A" w:rsidRPr="00D17924" w:rsidRDefault="00F36D3A" w:rsidP="00D17924">
      <w:pPr>
        <w:rPr>
          <w:rFonts w:cs="Arial"/>
        </w:rPr>
      </w:pPr>
      <w:r w:rsidRPr="00D17924">
        <w:rPr>
          <w:rStyle w:val="Strong"/>
          <w:rFonts w:eastAsiaTheme="majorEastAsia" w:cs="Arial"/>
        </w:rPr>
        <w:t>Patents</w:t>
      </w:r>
      <w:r w:rsidRPr="00D17924">
        <w:rPr>
          <w:rFonts w:cs="Arial"/>
        </w:rPr>
        <w:t xml:space="preserve">: Named on European Patent Application EP23159999.4A ("System and method for corneal-plane </w:t>
      </w:r>
      <w:proofErr w:type="gramStart"/>
      <w:r w:rsidRPr="00D17924">
        <w:rPr>
          <w:rFonts w:cs="Arial"/>
        </w:rPr>
        <w:t>physiologically-relevant</w:t>
      </w:r>
      <w:proofErr w:type="gramEnd"/>
      <w:r w:rsidRPr="00D17924">
        <w:rPr>
          <w:rFonts w:cs="Arial"/>
        </w:rPr>
        <w:t xml:space="preserve"> light logging with an application to personalized light interventions related to health and well-being").</w:t>
      </w:r>
    </w:p>
    <w:p w14:paraId="0B0BBC04" w14:textId="5F0DDF4E" w:rsidR="00D41A45" w:rsidRPr="00D17924" w:rsidRDefault="00F36D3A" w:rsidP="00D17924">
      <w:pPr>
        <w:rPr>
          <w:rFonts w:cs="Arial"/>
        </w:rPr>
      </w:pPr>
      <w:proofErr w:type="gramStart"/>
      <w:r w:rsidRPr="00D17924">
        <w:rPr>
          <w:rFonts w:cs="Arial"/>
        </w:rPr>
        <w:t>With the exception of</w:t>
      </w:r>
      <w:proofErr w:type="gramEnd"/>
      <w:r w:rsidRPr="00D17924">
        <w:rPr>
          <w:rFonts w:cs="Arial"/>
        </w:rPr>
        <w:t xml:space="preserve"> the funding source supporting this work, M.S.</w:t>
      </w:r>
      <w:ins w:id="591" w:author="Johannes Zauner" w:date="2026-02-04T10:32:00Z" w16du:dateUtc="2026-02-04T09:32:00Z">
        <w:r w:rsidR="004C1072">
          <w:rPr>
            <w:rFonts w:cs="Arial"/>
          </w:rPr>
          <w:t xml:space="preserve"> and J.Z.</w:t>
        </w:r>
      </w:ins>
      <w:r w:rsidRPr="00D17924">
        <w:rPr>
          <w:rFonts w:cs="Arial"/>
        </w:rPr>
        <w:t xml:space="preserve"> declares no influence of the disclosed roles or relationships on the work presented herein. The funders had no role in study design, data collection and analysis, decision to publish, or preparation of the manuscript.</w:t>
      </w:r>
    </w:p>
    <w:p w14:paraId="34142632" w14:textId="77777777" w:rsidR="009D6EA0" w:rsidRPr="00D17924" w:rsidRDefault="009D6EA0" w:rsidP="00D17924">
      <w:pPr>
        <w:rPr>
          <w:rFonts w:eastAsia="Arial" w:cs="Arial"/>
          <w:sz w:val="32"/>
          <w:szCs w:val="32"/>
        </w:rPr>
      </w:pPr>
      <w:r w:rsidRPr="00D17924">
        <w:rPr>
          <w:rFonts w:eastAsia="Arial" w:cs="Arial"/>
          <w:sz w:val="32"/>
          <w:szCs w:val="32"/>
        </w:rPr>
        <w:br w:type="page"/>
      </w:r>
    </w:p>
    <w:p w14:paraId="65A20D5B" w14:textId="33AED51A" w:rsidR="009D6EA0" w:rsidRDefault="009D6EA0" w:rsidP="009D6EA0">
      <w:pPr>
        <w:pStyle w:val="Heading1"/>
        <w:spacing w:before="120" w:after="120"/>
        <w:jc w:val="both"/>
        <w:rPr>
          <w:rFonts w:eastAsia="Arial" w:cs="Arial"/>
          <w:sz w:val="32"/>
          <w:szCs w:val="32"/>
        </w:rPr>
      </w:pPr>
      <w:r w:rsidRPr="008231D4">
        <w:rPr>
          <w:rFonts w:eastAsia="Arial" w:cs="Arial"/>
          <w:sz w:val="32"/>
          <w:szCs w:val="32"/>
        </w:rPr>
        <w:t>References</w:t>
      </w:r>
    </w:p>
    <w:p w14:paraId="00B32676" w14:textId="77777777" w:rsidR="00D17924" w:rsidRPr="00D17924" w:rsidRDefault="00D17924" w:rsidP="00D17924"/>
    <w:p w14:paraId="6B991035" w14:textId="77777777" w:rsidR="00882151" w:rsidRPr="00882151" w:rsidRDefault="009D6EA0" w:rsidP="00882151">
      <w:pPr>
        <w:pStyle w:val="Bibliography"/>
      </w:pPr>
      <w:r w:rsidRPr="008231D4">
        <w:rPr>
          <w:rFonts w:eastAsia="Arial"/>
        </w:rPr>
        <w:fldChar w:fldCharType="begin"/>
      </w:r>
      <w:r w:rsidR="00311012">
        <w:rPr>
          <w:rFonts w:eastAsia="Arial"/>
        </w:rPr>
        <w:instrText xml:space="preserve"> ADDIN ZOTERO_BIBL {"uncited":[],"omitted":[],"custom":[]} CSL_BIBLIOGRAPHY </w:instrText>
      </w:r>
      <w:r w:rsidRPr="008231D4">
        <w:rPr>
          <w:rFonts w:eastAsia="Arial"/>
        </w:rPr>
        <w:fldChar w:fldCharType="separate"/>
      </w:r>
      <w:r w:rsidR="00882151" w:rsidRPr="00882151">
        <w:t>1.</w:t>
      </w:r>
      <w:r w:rsidR="00882151" w:rsidRPr="00882151">
        <w:tab/>
        <w:t xml:space="preserve">Berson, D. M., Dunn, F. A. &amp; Takao, M. Phototransduction by Retinal Ganglion Cells That Set the Circadian Clock. </w:t>
      </w:r>
      <w:r w:rsidR="00882151" w:rsidRPr="00882151">
        <w:rPr>
          <w:i/>
          <w:iCs/>
        </w:rPr>
        <w:t>Science</w:t>
      </w:r>
      <w:r w:rsidR="00882151" w:rsidRPr="00882151">
        <w:t xml:space="preserve"> </w:t>
      </w:r>
      <w:r w:rsidR="00882151" w:rsidRPr="00882151">
        <w:rPr>
          <w:b/>
          <w:bCs/>
        </w:rPr>
        <w:t>295</w:t>
      </w:r>
      <w:r w:rsidR="00882151" w:rsidRPr="00882151">
        <w:t>, 1070–1073 (2002).</w:t>
      </w:r>
    </w:p>
    <w:p w14:paraId="6A0FB4A4" w14:textId="77777777" w:rsidR="00882151" w:rsidRPr="00882151" w:rsidRDefault="00882151" w:rsidP="00882151">
      <w:pPr>
        <w:pStyle w:val="Bibliography"/>
      </w:pPr>
      <w:r w:rsidRPr="00882151">
        <w:t>2.</w:t>
      </w:r>
      <w:r w:rsidRPr="00882151">
        <w:tab/>
        <w:t xml:space="preserve">Blume, C., Garbazza, C. &amp; </w:t>
      </w:r>
      <w:proofErr w:type="spellStart"/>
      <w:r w:rsidRPr="00882151">
        <w:t>Spitschan</w:t>
      </w:r>
      <w:proofErr w:type="spellEnd"/>
      <w:r w:rsidRPr="00882151">
        <w:t xml:space="preserve">, M. Effects of light on human circadian rhythms, sleep and mood. </w:t>
      </w:r>
      <w:proofErr w:type="spellStart"/>
      <w:r w:rsidRPr="00882151">
        <w:rPr>
          <w:i/>
          <w:iCs/>
        </w:rPr>
        <w:t>Somnologie</w:t>
      </w:r>
      <w:proofErr w:type="spellEnd"/>
      <w:r w:rsidRPr="00882151">
        <w:t xml:space="preserve"> </w:t>
      </w:r>
      <w:r w:rsidRPr="00882151">
        <w:rPr>
          <w:b/>
          <w:bCs/>
        </w:rPr>
        <w:t>23</w:t>
      </w:r>
      <w:r w:rsidRPr="00882151">
        <w:t>, 147–156 (2019).</w:t>
      </w:r>
    </w:p>
    <w:p w14:paraId="7791ED4A" w14:textId="77777777" w:rsidR="00882151" w:rsidRPr="00882151" w:rsidRDefault="00882151" w:rsidP="00882151">
      <w:pPr>
        <w:pStyle w:val="Bibliography"/>
      </w:pPr>
      <w:r w:rsidRPr="00882151">
        <w:t>3.</w:t>
      </w:r>
      <w:r w:rsidRPr="00882151">
        <w:tab/>
        <w:t xml:space="preserve">Mahoney, H. L. &amp; Schmidt, T. M. The cognitive impact of light: illuminating ipRGC circuit mechanisms. </w:t>
      </w:r>
      <w:r w:rsidRPr="00882151">
        <w:rPr>
          <w:i/>
          <w:iCs/>
        </w:rPr>
        <w:t xml:space="preserve">Nat. Rev. </w:t>
      </w:r>
      <w:proofErr w:type="spellStart"/>
      <w:r w:rsidRPr="00882151">
        <w:rPr>
          <w:i/>
          <w:iCs/>
        </w:rPr>
        <w:t>Neurosci</w:t>
      </w:r>
      <w:proofErr w:type="spellEnd"/>
      <w:r w:rsidRPr="00882151">
        <w:rPr>
          <w:i/>
          <w:iCs/>
        </w:rPr>
        <w:t>.</w:t>
      </w:r>
      <w:r w:rsidRPr="00882151">
        <w:t xml:space="preserve"> </w:t>
      </w:r>
      <w:r w:rsidRPr="00882151">
        <w:rPr>
          <w:b/>
          <w:bCs/>
        </w:rPr>
        <w:t>25</w:t>
      </w:r>
      <w:r w:rsidRPr="00882151">
        <w:t>, 159–175 (2024).</w:t>
      </w:r>
    </w:p>
    <w:p w14:paraId="3449176F" w14:textId="77777777" w:rsidR="00882151" w:rsidRPr="00882151" w:rsidRDefault="00882151" w:rsidP="00882151">
      <w:pPr>
        <w:pStyle w:val="Bibliography"/>
      </w:pPr>
      <w:r w:rsidRPr="00882151">
        <w:t>4.</w:t>
      </w:r>
      <w:r w:rsidRPr="00882151">
        <w:tab/>
        <w:t xml:space="preserve">Lucas, R. J. </w:t>
      </w:r>
      <w:r w:rsidRPr="00882151">
        <w:rPr>
          <w:i/>
          <w:iCs/>
        </w:rPr>
        <w:t>et al.</w:t>
      </w:r>
      <w:r w:rsidRPr="00882151">
        <w:t xml:space="preserve"> Measuring and using light in the melanopsin age. </w:t>
      </w:r>
      <w:r w:rsidRPr="00882151">
        <w:rPr>
          <w:i/>
          <w:iCs/>
        </w:rPr>
        <w:t>Trends in Neurosciences</w:t>
      </w:r>
      <w:r w:rsidRPr="00882151">
        <w:t xml:space="preserve"> </w:t>
      </w:r>
      <w:r w:rsidRPr="00882151">
        <w:rPr>
          <w:b/>
          <w:bCs/>
        </w:rPr>
        <w:t>37</w:t>
      </w:r>
      <w:r w:rsidRPr="00882151">
        <w:t>, 1–9 (2014).</w:t>
      </w:r>
    </w:p>
    <w:p w14:paraId="7314D836" w14:textId="77777777" w:rsidR="00882151" w:rsidRPr="00882151" w:rsidRDefault="00882151" w:rsidP="00882151">
      <w:pPr>
        <w:pStyle w:val="Bibliography"/>
      </w:pPr>
      <w:r w:rsidRPr="00882151">
        <w:t>5.</w:t>
      </w:r>
      <w:r w:rsidRPr="00882151">
        <w:tab/>
        <w:t xml:space="preserve">Provencio, I., Jiang, G., De Grip, W. J., Hayes, W. P. &amp; Rollag, M. D. Melanopsin: An opsin in melanophores, brain, and eye. </w:t>
      </w:r>
      <w:r w:rsidRPr="00882151">
        <w:rPr>
          <w:i/>
          <w:iCs/>
        </w:rPr>
        <w:t>Proc. Natl. Acad. Sci. U.S.A.</w:t>
      </w:r>
      <w:r w:rsidRPr="00882151">
        <w:t xml:space="preserve"> </w:t>
      </w:r>
      <w:r w:rsidRPr="00882151">
        <w:rPr>
          <w:b/>
          <w:bCs/>
        </w:rPr>
        <w:t>95</w:t>
      </w:r>
      <w:r w:rsidRPr="00882151">
        <w:t>, 340–345 (1998).</w:t>
      </w:r>
    </w:p>
    <w:p w14:paraId="01B77620" w14:textId="77777777" w:rsidR="00882151" w:rsidRPr="00882151" w:rsidRDefault="00882151" w:rsidP="00882151">
      <w:pPr>
        <w:pStyle w:val="Bibliography"/>
      </w:pPr>
      <w:r w:rsidRPr="00882151">
        <w:t>6.</w:t>
      </w:r>
      <w:r w:rsidRPr="00882151">
        <w:tab/>
        <w:t xml:space="preserve">Duda, M. </w:t>
      </w:r>
      <w:r w:rsidRPr="00882151">
        <w:rPr>
          <w:i/>
          <w:iCs/>
        </w:rPr>
        <w:t>et al.</w:t>
      </w:r>
      <w:r w:rsidRPr="00882151">
        <w:t xml:space="preserve"> Melanopsin: From a small molecule to brain functions. </w:t>
      </w:r>
      <w:r w:rsidRPr="00882151">
        <w:rPr>
          <w:i/>
          <w:iCs/>
        </w:rPr>
        <w:t xml:space="preserve">Neuroscience &amp; </w:t>
      </w:r>
      <w:proofErr w:type="spellStart"/>
      <w:r w:rsidRPr="00882151">
        <w:rPr>
          <w:i/>
          <w:iCs/>
        </w:rPr>
        <w:t>Biobehavioral</w:t>
      </w:r>
      <w:proofErr w:type="spellEnd"/>
      <w:r w:rsidRPr="00882151">
        <w:rPr>
          <w:i/>
          <w:iCs/>
        </w:rPr>
        <w:t xml:space="preserve"> Reviews</w:t>
      </w:r>
      <w:r w:rsidRPr="00882151">
        <w:t xml:space="preserve"> </w:t>
      </w:r>
      <w:r w:rsidRPr="00882151">
        <w:rPr>
          <w:b/>
          <w:bCs/>
        </w:rPr>
        <w:t>113</w:t>
      </w:r>
      <w:r w:rsidRPr="00882151">
        <w:t>, 190–203 (2020).</w:t>
      </w:r>
    </w:p>
    <w:p w14:paraId="763B4951" w14:textId="77777777" w:rsidR="00882151" w:rsidRPr="00882151" w:rsidRDefault="00882151" w:rsidP="00882151">
      <w:pPr>
        <w:pStyle w:val="Bibliography"/>
      </w:pPr>
      <w:r w:rsidRPr="00882151">
        <w:t>7.</w:t>
      </w:r>
      <w:r w:rsidRPr="00882151">
        <w:tab/>
        <w:t xml:space="preserve">Brown, T. M. </w:t>
      </w:r>
      <w:r w:rsidRPr="00882151">
        <w:rPr>
          <w:i/>
          <w:iCs/>
        </w:rPr>
        <w:t>et al.</w:t>
      </w:r>
      <w:r w:rsidRPr="00882151">
        <w:t xml:space="preserve"> Melanopsin-Based Brightness Discrimination in Mice and Humans. </w:t>
      </w:r>
      <w:r w:rsidRPr="00882151">
        <w:rPr>
          <w:i/>
          <w:iCs/>
        </w:rPr>
        <w:t>Current Biology</w:t>
      </w:r>
      <w:r w:rsidRPr="00882151">
        <w:t xml:space="preserve"> </w:t>
      </w:r>
      <w:r w:rsidRPr="00882151">
        <w:rPr>
          <w:b/>
          <w:bCs/>
        </w:rPr>
        <w:t>22</w:t>
      </w:r>
      <w:r w:rsidRPr="00882151">
        <w:t>, 1134–1141 (2012).</w:t>
      </w:r>
    </w:p>
    <w:p w14:paraId="5B78A243" w14:textId="77777777" w:rsidR="00882151" w:rsidRPr="00882151" w:rsidRDefault="00882151" w:rsidP="00882151">
      <w:pPr>
        <w:pStyle w:val="Bibliography"/>
      </w:pPr>
      <w:r w:rsidRPr="00882151">
        <w:t>8.</w:t>
      </w:r>
      <w:r w:rsidRPr="00882151">
        <w:tab/>
        <w:t xml:space="preserve">Cao, D., Chang, A. &amp; Gai, S. Evidence for an impact of melanopsin activation on unique white perception. </w:t>
      </w:r>
      <w:r w:rsidRPr="00882151">
        <w:rPr>
          <w:i/>
          <w:iCs/>
        </w:rPr>
        <w:t>J. Opt. Soc. Am. A</w:t>
      </w:r>
      <w:r w:rsidRPr="00882151">
        <w:t xml:space="preserve"> </w:t>
      </w:r>
      <w:r w:rsidRPr="00882151">
        <w:rPr>
          <w:b/>
          <w:bCs/>
        </w:rPr>
        <w:t>35</w:t>
      </w:r>
      <w:r w:rsidRPr="00882151">
        <w:t>, B287 (2018).</w:t>
      </w:r>
    </w:p>
    <w:p w14:paraId="3DF5BC15" w14:textId="77777777" w:rsidR="00882151" w:rsidRPr="00882151" w:rsidRDefault="00882151" w:rsidP="00882151">
      <w:pPr>
        <w:pStyle w:val="Bibliography"/>
      </w:pPr>
      <w:r w:rsidRPr="00882151">
        <w:t>9.</w:t>
      </w:r>
      <w:r w:rsidRPr="00882151">
        <w:tab/>
        <w:t xml:space="preserve">Zele, A. J., Adhikari, P., Feigl, B. &amp; Cao, D. Cone and melanopsin contributions to human brightness estimation. </w:t>
      </w:r>
      <w:r w:rsidRPr="00882151">
        <w:rPr>
          <w:i/>
          <w:iCs/>
        </w:rPr>
        <w:t>J. Opt. Soc. Am. A</w:t>
      </w:r>
      <w:r w:rsidRPr="00882151">
        <w:t xml:space="preserve"> </w:t>
      </w:r>
      <w:r w:rsidRPr="00882151">
        <w:rPr>
          <w:b/>
          <w:bCs/>
        </w:rPr>
        <w:t>35</w:t>
      </w:r>
      <w:r w:rsidRPr="00882151">
        <w:t>, B19 (2018).</w:t>
      </w:r>
    </w:p>
    <w:p w14:paraId="173D4002" w14:textId="77777777" w:rsidR="00882151" w:rsidRPr="00882151" w:rsidRDefault="00882151" w:rsidP="00882151">
      <w:pPr>
        <w:pStyle w:val="Bibliography"/>
      </w:pPr>
      <w:r w:rsidRPr="00882151">
        <w:t>10.</w:t>
      </w:r>
      <w:r w:rsidRPr="00882151">
        <w:tab/>
        <w:t xml:space="preserve">Chellappa, S. L. Aging, light sensitivity and circadian health. </w:t>
      </w:r>
      <w:r w:rsidRPr="00882151">
        <w:rPr>
          <w:i/>
          <w:iCs/>
        </w:rPr>
        <w:t>Aging</w:t>
      </w:r>
      <w:r w:rsidRPr="00882151">
        <w:t xml:space="preserve"> </w:t>
      </w:r>
      <w:r w:rsidRPr="00882151">
        <w:rPr>
          <w:b/>
          <w:bCs/>
        </w:rPr>
        <w:t>13</w:t>
      </w:r>
      <w:r w:rsidRPr="00882151">
        <w:t>, 25604–25606 (2021).</w:t>
      </w:r>
    </w:p>
    <w:p w14:paraId="23CD400E" w14:textId="77777777" w:rsidR="00882151" w:rsidRPr="00882151" w:rsidRDefault="00882151" w:rsidP="00882151">
      <w:pPr>
        <w:pStyle w:val="Bibliography"/>
      </w:pPr>
      <w:r w:rsidRPr="00882151">
        <w:t>11.</w:t>
      </w:r>
      <w:r w:rsidRPr="00882151">
        <w:tab/>
      </w:r>
      <w:proofErr w:type="spellStart"/>
      <w:r w:rsidRPr="00882151">
        <w:t>Spitschan</w:t>
      </w:r>
      <w:proofErr w:type="spellEnd"/>
      <w:r w:rsidRPr="00882151">
        <w:t xml:space="preserve">, M. &amp; Santhi, N. Individual differences and diversity in human physiological responses to light. </w:t>
      </w:r>
      <w:proofErr w:type="spellStart"/>
      <w:r w:rsidRPr="00882151">
        <w:rPr>
          <w:i/>
          <w:iCs/>
        </w:rPr>
        <w:t>EBioMedicine</w:t>
      </w:r>
      <w:proofErr w:type="spellEnd"/>
      <w:r w:rsidRPr="00882151">
        <w:t xml:space="preserve"> </w:t>
      </w:r>
      <w:r w:rsidRPr="00882151">
        <w:rPr>
          <w:b/>
          <w:bCs/>
        </w:rPr>
        <w:t>75</w:t>
      </w:r>
      <w:r w:rsidRPr="00882151">
        <w:t>, 103640 (2022).</w:t>
      </w:r>
    </w:p>
    <w:p w14:paraId="141F1CD3" w14:textId="77777777" w:rsidR="00882151" w:rsidRPr="00882151" w:rsidRDefault="00882151" w:rsidP="00882151">
      <w:pPr>
        <w:pStyle w:val="Bibliography"/>
      </w:pPr>
      <w:r w:rsidRPr="00882151">
        <w:t>12.</w:t>
      </w:r>
      <w:r w:rsidRPr="00882151">
        <w:tab/>
        <w:t xml:space="preserve">Hammond, B. R. &amp; Buch, J. Individual differences in visual function. </w:t>
      </w:r>
      <w:r w:rsidRPr="00882151">
        <w:rPr>
          <w:i/>
          <w:iCs/>
        </w:rPr>
        <w:t>Experimental Eye Research</w:t>
      </w:r>
      <w:r w:rsidRPr="00882151">
        <w:t xml:space="preserve"> </w:t>
      </w:r>
      <w:r w:rsidRPr="00882151">
        <w:rPr>
          <w:b/>
          <w:bCs/>
        </w:rPr>
        <w:t>199</w:t>
      </w:r>
      <w:r w:rsidRPr="00882151">
        <w:t>, 108186 (2020).</w:t>
      </w:r>
    </w:p>
    <w:p w14:paraId="08A185ED" w14:textId="77777777" w:rsidR="00882151" w:rsidRPr="00882151" w:rsidRDefault="00882151" w:rsidP="00882151">
      <w:pPr>
        <w:pStyle w:val="Bibliography"/>
      </w:pPr>
      <w:r w:rsidRPr="00882151">
        <w:t>13.</w:t>
      </w:r>
      <w:r w:rsidRPr="00882151">
        <w:tab/>
        <w:t xml:space="preserve">Schulte, L. H., Allers, A. &amp; May, A. Visual stimulation leads to activation of the nociceptive trigeminal nucleus in chronic migraine. </w:t>
      </w:r>
      <w:r w:rsidRPr="00882151">
        <w:rPr>
          <w:i/>
          <w:iCs/>
        </w:rPr>
        <w:t>Neurology</w:t>
      </w:r>
      <w:r w:rsidRPr="00882151">
        <w:t xml:space="preserve"> </w:t>
      </w:r>
      <w:r w:rsidRPr="00882151">
        <w:rPr>
          <w:b/>
          <w:bCs/>
        </w:rPr>
        <w:t>90</w:t>
      </w:r>
      <w:r w:rsidRPr="00882151">
        <w:t>, (2018).</w:t>
      </w:r>
    </w:p>
    <w:p w14:paraId="379B7C36" w14:textId="77777777" w:rsidR="00882151" w:rsidRPr="00882151" w:rsidRDefault="00882151" w:rsidP="00882151">
      <w:pPr>
        <w:pStyle w:val="Bibliography"/>
      </w:pPr>
      <w:r w:rsidRPr="00882151">
        <w:t>14.</w:t>
      </w:r>
      <w:r w:rsidRPr="00882151">
        <w:tab/>
        <w:t xml:space="preserve">Sasayama, D. </w:t>
      </w:r>
      <w:r w:rsidRPr="00882151">
        <w:rPr>
          <w:i/>
          <w:iCs/>
        </w:rPr>
        <w:t>et al.</w:t>
      </w:r>
      <w:r w:rsidRPr="00882151">
        <w:t xml:space="preserve"> Possible association between photic sneeze syndrome and migraine and psychological distress. </w:t>
      </w:r>
      <w:proofErr w:type="spellStart"/>
      <w:r w:rsidRPr="00882151">
        <w:rPr>
          <w:i/>
          <w:iCs/>
        </w:rPr>
        <w:t>Neuropsychopharm</w:t>
      </w:r>
      <w:proofErr w:type="spellEnd"/>
      <w:r w:rsidRPr="00882151">
        <w:rPr>
          <w:i/>
          <w:iCs/>
        </w:rPr>
        <w:t xml:space="preserve"> Rep</w:t>
      </w:r>
      <w:r w:rsidRPr="00882151">
        <w:t xml:space="preserve"> </w:t>
      </w:r>
      <w:r w:rsidRPr="00882151">
        <w:rPr>
          <w:b/>
          <w:bCs/>
        </w:rPr>
        <w:t>39</w:t>
      </w:r>
      <w:r w:rsidRPr="00882151">
        <w:t>, 217–222 (2019).</w:t>
      </w:r>
    </w:p>
    <w:p w14:paraId="62F8F669" w14:textId="77777777" w:rsidR="00882151" w:rsidRPr="00882151" w:rsidRDefault="00882151" w:rsidP="00882151">
      <w:pPr>
        <w:pStyle w:val="Bibliography"/>
      </w:pPr>
      <w:r w:rsidRPr="00882151">
        <w:t>15.</w:t>
      </w:r>
      <w:r w:rsidRPr="00882151">
        <w:tab/>
      </w:r>
      <w:proofErr w:type="spellStart"/>
      <w:r w:rsidRPr="00882151">
        <w:t>Spitschan</w:t>
      </w:r>
      <w:proofErr w:type="spellEnd"/>
      <w:r w:rsidRPr="00882151">
        <w:t xml:space="preserve">, M., Garbazza, C., Kohl, S. &amp; </w:t>
      </w:r>
      <w:proofErr w:type="spellStart"/>
      <w:r w:rsidRPr="00882151">
        <w:t>Cajochen</w:t>
      </w:r>
      <w:proofErr w:type="spellEnd"/>
      <w:r w:rsidRPr="00882151">
        <w:t xml:space="preserve">, C. Sleep and circadian phenotype in people without cone-mediated vision: a case series of five </w:t>
      </w:r>
      <w:r w:rsidRPr="00882151">
        <w:rPr>
          <w:i/>
          <w:iCs/>
        </w:rPr>
        <w:t>CNGB3</w:t>
      </w:r>
      <w:r w:rsidRPr="00882151">
        <w:t xml:space="preserve"> and two </w:t>
      </w:r>
      <w:r w:rsidRPr="00882151">
        <w:rPr>
          <w:i/>
          <w:iCs/>
        </w:rPr>
        <w:t>CNGA3</w:t>
      </w:r>
      <w:r w:rsidRPr="00882151">
        <w:t xml:space="preserve"> patients. </w:t>
      </w:r>
      <w:r w:rsidRPr="00882151">
        <w:rPr>
          <w:i/>
          <w:iCs/>
        </w:rPr>
        <w:t>Brain Communications</w:t>
      </w:r>
      <w:r w:rsidRPr="00882151">
        <w:t xml:space="preserve"> </w:t>
      </w:r>
      <w:r w:rsidRPr="00882151">
        <w:rPr>
          <w:b/>
          <w:bCs/>
        </w:rPr>
        <w:t>3</w:t>
      </w:r>
      <w:r w:rsidRPr="00882151">
        <w:t>, fcab159 (2021).</w:t>
      </w:r>
    </w:p>
    <w:p w14:paraId="04120F56" w14:textId="77777777" w:rsidR="00882151" w:rsidRPr="00882151" w:rsidRDefault="00882151" w:rsidP="00882151">
      <w:pPr>
        <w:pStyle w:val="Bibliography"/>
      </w:pPr>
      <w:r w:rsidRPr="00882151">
        <w:t>16.</w:t>
      </w:r>
      <w:r w:rsidRPr="00882151">
        <w:tab/>
        <w:t xml:space="preserve">Wang, M., Sun, X., Shi, Y., Song, X. &amp; Mi, H. A genome-wide association study on photic sneeze reflex in the Chinese population. </w:t>
      </w:r>
      <w:r w:rsidRPr="00882151">
        <w:rPr>
          <w:i/>
          <w:iCs/>
        </w:rPr>
        <w:t>Sci Rep</w:t>
      </w:r>
      <w:r w:rsidRPr="00882151">
        <w:t xml:space="preserve"> </w:t>
      </w:r>
      <w:r w:rsidRPr="00882151">
        <w:rPr>
          <w:b/>
          <w:bCs/>
        </w:rPr>
        <w:t>9</w:t>
      </w:r>
      <w:r w:rsidRPr="00882151">
        <w:t>, 4993 (2019).</w:t>
      </w:r>
    </w:p>
    <w:p w14:paraId="43E30D04" w14:textId="77777777" w:rsidR="00882151" w:rsidRPr="00882151" w:rsidRDefault="00882151" w:rsidP="00882151">
      <w:pPr>
        <w:pStyle w:val="Bibliography"/>
      </w:pPr>
      <w:r w:rsidRPr="00882151">
        <w:t>17.</w:t>
      </w:r>
      <w:r w:rsidRPr="00882151">
        <w:tab/>
        <w:t xml:space="preserve">Langer, N., </w:t>
      </w:r>
      <w:proofErr w:type="spellStart"/>
      <w:r w:rsidRPr="00882151">
        <w:t>Beeli</w:t>
      </w:r>
      <w:proofErr w:type="spellEnd"/>
      <w:r w:rsidRPr="00882151">
        <w:t xml:space="preserve">, G. &amp; </w:t>
      </w:r>
      <w:proofErr w:type="spellStart"/>
      <w:r w:rsidRPr="00882151">
        <w:t>Jäncke</w:t>
      </w:r>
      <w:proofErr w:type="spellEnd"/>
      <w:r w:rsidRPr="00882151">
        <w:t xml:space="preserve">, L. When the Sun Prickles Your Nose: An EEG Study Identifying Neural Bases of Photic Sneezing. </w:t>
      </w:r>
      <w:proofErr w:type="spellStart"/>
      <w:r w:rsidRPr="00882151">
        <w:rPr>
          <w:i/>
          <w:iCs/>
        </w:rPr>
        <w:t>PLoS</w:t>
      </w:r>
      <w:proofErr w:type="spellEnd"/>
      <w:r w:rsidRPr="00882151">
        <w:rPr>
          <w:i/>
          <w:iCs/>
        </w:rPr>
        <w:t xml:space="preserve"> ONE</w:t>
      </w:r>
      <w:r w:rsidRPr="00882151">
        <w:t xml:space="preserve"> </w:t>
      </w:r>
      <w:r w:rsidRPr="00882151">
        <w:rPr>
          <w:b/>
          <w:bCs/>
        </w:rPr>
        <w:t>5</w:t>
      </w:r>
      <w:r w:rsidRPr="00882151">
        <w:t>, e9208 (2010).</w:t>
      </w:r>
    </w:p>
    <w:p w14:paraId="787723D2" w14:textId="77777777" w:rsidR="00882151" w:rsidRPr="00882151" w:rsidRDefault="00882151" w:rsidP="00882151">
      <w:pPr>
        <w:pStyle w:val="Bibliography"/>
      </w:pPr>
      <w:r w:rsidRPr="00882151">
        <w:t>18.</w:t>
      </w:r>
      <w:r w:rsidRPr="00882151">
        <w:tab/>
        <w:t xml:space="preserve">Everett, H. C. Sneezing in response to light. </w:t>
      </w:r>
      <w:r w:rsidRPr="00882151">
        <w:rPr>
          <w:i/>
          <w:iCs/>
        </w:rPr>
        <w:t>Neurology</w:t>
      </w:r>
      <w:r w:rsidRPr="00882151">
        <w:t xml:space="preserve"> </w:t>
      </w:r>
      <w:r w:rsidRPr="00882151">
        <w:rPr>
          <w:b/>
          <w:bCs/>
        </w:rPr>
        <w:t>14</w:t>
      </w:r>
      <w:r w:rsidRPr="00882151">
        <w:t>, 483–483 (1964).</w:t>
      </w:r>
    </w:p>
    <w:p w14:paraId="0DA63989" w14:textId="77777777" w:rsidR="00882151" w:rsidRPr="00882151" w:rsidRDefault="00882151" w:rsidP="00882151">
      <w:pPr>
        <w:pStyle w:val="Bibliography"/>
      </w:pPr>
      <w:r w:rsidRPr="00882151">
        <w:t>19.</w:t>
      </w:r>
      <w:r w:rsidRPr="00882151">
        <w:tab/>
        <w:t xml:space="preserve">Trinkl, J., Bickerstaff, L., </w:t>
      </w:r>
      <w:proofErr w:type="spellStart"/>
      <w:r w:rsidRPr="00882151">
        <w:t>Munkwitz</w:t>
      </w:r>
      <w:proofErr w:type="spellEnd"/>
      <w:r w:rsidRPr="00882151">
        <w:t xml:space="preserve">, S. &amp; </w:t>
      </w:r>
      <w:proofErr w:type="spellStart"/>
      <w:r w:rsidRPr="00882151">
        <w:t>Spitschan</w:t>
      </w:r>
      <w:proofErr w:type="spellEnd"/>
      <w:r w:rsidRPr="00882151">
        <w:t xml:space="preserve">, M. Stimulus conditions eliciting sneezing in response to bright light. </w:t>
      </w:r>
      <w:r w:rsidRPr="00882151">
        <w:rPr>
          <w:i/>
          <w:iCs/>
        </w:rPr>
        <w:t>Exp Brain Res</w:t>
      </w:r>
      <w:r w:rsidRPr="00882151">
        <w:t xml:space="preserve"> </w:t>
      </w:r>
      <w:r w:rsidRPr="00882151">
        <w:rPr>
          <w:b/>
          <w:bCs/>
        </w:rPr>
        <w:t>243</w:t>
      </w:r>
      <w:r w:rsidRPr="00882151">
        <w:t>, 56 (2025).</w:t>
      </w:r>
    </w:p>
    <w:p w14:paraId="3CF9F531" w14:textId="77777777" w:rsidR="00882151" w:rsidRPr="00882151" w:rsidRDefault="00882151" w:rsidP="00882151">
      <w:pPr>
        <w:pStyle w:val="Bibliography"/>
      </w:pPr>
      <w:r w:rsidRPr="00882151">
        <w:t>20.</w:t>
      </w:r>
      <w:r w:rsidRPr="00882151">
        <w:tab/>
        <w:t xml:space="preserve">Kaiser, E. A. </w:t>
      </w:r>
      <w:r w:rsidRPr="00882151">
        <w:rPr>
          <w:i/>
          <w:iCs/>
        </w:rPr>
        <w:t>et al.</w:t>
      </w:r>
      <w:r w:rsidRPr="00882151">
        <w:t xml:space="preserve"> Reflexive Eye Closure in Response to Cone and Melanopsin Stimulation: A Study of Implicit Measures of Light Sensitivity in Migraine. </w:t>
      </w:r>
      <w:r w:rsidRPr="00882151">
        <w:rPr>
          <w:i/>
          <w:iCs/>
        </w:rPr>
        <w:t>Neurology</w:t>
      </w:r>
      <w:r w:rsidRPr="00882151">
        <w:t xml:space="preserve"> </w:t>
      </w:r>
      <w:r w:rsidRPr="00882151">
        <w:rPr>
          <w:b/>
          <w:bCs/>
        </w:rPr>
        <w:t>97</w:t>
      </w:r>
      <w:r w:rsidRPr="00882151">
        <w:t>, (2021).</w:t>
      </w:r>
    </w:p>
    <w:p w14:paraId="5C402A06" w14:textId="77777777" w:rsidR="00882151" w:rsidRPr="00882151" w:rsidRDefault="00882151" w:rsidP="00882151">
      <w:pPr>
        <w:pStyle w:val="Bibliography"/>
      </w:pPr>
      <w:r w:rsidRPr="00882151">
        <w:t>21.</w:t>
      </w:r>
      <w:r w:rsidRPr="00882151">
        <w:tab/>
        <w:t>CIE. CIE S 026/E:2018 CIE System for Metrology of Optical Radiation for ipRGC-Influenced Responses to Light. doi:10.25039/S026.2018.</w:t>
      </w:r>
    </w:p>
    <w:p w14:paraId="2498FE20" w14:textId="77777777" w:rsidR="00882151" w:rsidRPr="00882151" w:rsidRDefault="00882151" w:rsidP="00882151">
      <w:pPr>
        <w:pStyle w:val="Bibliography"/>
      </w:pPr>
      <w:r w:rsidRPr="00882151">
        <w:t>22.</w:t>
      </w:r>
      <w:r w:rsidRPr="00882151">
        <w:tab/>
        <w:t xml:space="preserve">Schönbrodt, F. D. &amp; </w:t>
      </w:r>
      <w:proofErr w:type="spellStart"/>
      <w:r w:rsidRPr="00882151">
        <w:t>Wagenmakers</w:t>
      </w:r>
      <w:proofErr w:type="spellEnd"/>
      <w:r w:rsidRPr="00882151">
        <w:t xml:space="preserve">, E.-J. Bayes factor design analysis: Planning for compelling evidence. </w:t>
      </w:r>
      <w:proofErr w:type="spellStart"/>
      <w:r w:rsidRPr="00882151">
        <w:rPr>
          <w:i/>
          <w:iCs/>
        </w:rPr>
        <w:t>Psychon</w:t>
      </w:r>
      <w:proofErr w:type="spellEnd"/>
      <w:r w:rsidRPr="00882151">
        <w:rPr>
          <w:i/>
          <w:iCs/>
        </w:rPr>
        <w:t xml:space="preserve"> Bull Rev</w:t>
      </w:r>
      <w:r w:rsidRPr="00882151">
        <w:t xml:space="preserve"> </w:t>
      </w:r>
      <w:r w:rsidRPr="00882151">
        <w:rPr>
          <w:b/>
          <w:bCs/>
        </w:rPr>
        <w:t>25</w:t>
      </w:r>
      <w:r w:rsidRPr="00882151">
        <w:t>, 128–142 (2018).</w:t>
      </w:r>
    </w:p>
    <w:p w14:paraId="1C59D237" w14:textId="77777777" w:rsidR="00882151" w:rsidRPr="00882151" w:rsidRDefault="00882151" w:rsidP="00882151">
      <w:pPr>
        <w:pStyle w:val="Bibliography"/>
      </w:pPr>
      <w:r w:rsidRPr="00882151">
        <w:t>23.</w:t>
      </w:r>
      <w:r w:rsidRPr="00882151">
        <w:tab/>
        <w:t xml:space="preserve">Stefan, A. M., Gronau, Q. F., Schönbrodt, F. D. &amp; </w:t>
      </w:r>
      <w:proofErr w:type="spellStart"/>
      <w:r w:rsidRPr="00882151">
        <w:t>Wagenmakers</w:t>
      </w:r>
      <w:proofErr w:type="spellEnd"/>
      <w:r w:rsidRPr="00882151">
        <w:t xml:space="preserve">, E.-J. A tutorial on Bayes Factor Design Analysis using an informed prior. </w:t>
      </w:r>
      <w:proofErr w:type="spellStart"/>
      <w:r w:rsidRPr="00882151">
        <w:rPr>
          <w:i/>
          <w:iCs/>
        </w:rPr>
        <w:t>Behav</w:t>
      </w:r>
      <w:proofErr w:type="spellEnd"/>
      <w:r w:rsidRPr="00882151">
        <w:rPr>
          <w:i/>
          <w:iCs/>
        </w:rPr>
        <w:t xml:space="preserve"> Res</w:t>
      </w:r>
      <w:r w:rsidRPr="00882151">
        <w:t xml:space="preserve"> </w:t>
      </w:r>
      <w:r w:rsidRPr="00882151">
        <w:rPr>
          <w:b/>
          <w:bCs/>
        </w:rPr>
        <w:t>51</w:t>
      </w:r>
      <w:r w:rsidRPr="00882151">
        <w:t>, 1042–1058 (2019).</w:t>
      </w:r>
    </w:p>
    <w:p w14:paraId="3CE2517C" w14:textId="77777777" w:rsidR="00882151" w:rsidRPr="00882151" w:rsidRDefault="00882151" w:rsidP="00882151">
      <w:pPr>
        <w:pStyle w:val="Bibliography"/>
      </w:pPr>
      <w:r w:rsidRPr="00882151">
        <w:t>24.</w:t>
      </w:r>
      <w:r w:rsidRPr="00882151">
        <w:tab/>
        <w:t xml:space="preserve">Hackley, S. A. &amp; Johnson, L. N. The photic blink reflex as an index of photophobia. </w:t>
      </w:r>
      <w:r w:rsidRPr="00882151">
        <w:rPr>
          <w:i/>
          <w:iCs/>
        </w:rPr>
        <w:t>Biological Psychology</w:t>
      </w:r>
      <w:r w:rsidRPr="00882151">
        <w:t xml:space="preserve"> </w:t>
      </w:r>
      <w:r w:rsidRPr="00882151">
        <w:rPr>
          <w:b/>
          <w:bCs/>
        </w:rPr>
        <w:t>184</w:t>
      </w:r>
      <w:r w:rsidRPr="00882151">
        <w:t>, 108695 (2023).</w:t>
      </w:r>
    </w:p>
    <w:p w14:paraId="515CE327" w14:textId="77777777" w:rsidR="00882151" w:rsidRPr="00882151" w:rsidRDefault="00882151" w:rsidP="00882151">
      <w:pPr>
        <w:pStyle w:val="Bibliography"/>
      </w:pPr>
      <w:r w:rsidRPr="00882151">
        <w:t>25.</w:t>
      </w:r>
      <w:r w:rsidRPr="00882151">
        <w:tab/>
        <w:t xml:space="preserve">Van Boxtel, A. &amp; </w:t>
      </w:r>
      <w:proofErr w:type="spellStart"/>
      <w:r w:rsidRPr="00882151">
        <w:t>Jessurun</w:t>
      </w:r>
      <w:proofErr w:type="spellEnd"/>
      <w:r w:rsidRPr="00882151">
        <w:t>, M. Amplitude and bilateral coherency of facial and jaw</w:t>
      </w:r>
      <w:r w:rsidRPr="00882151">
        <w:rPr>
          <w:rFonts w:ascii="Cambria Math" w:hAnsi="Cambria Math" w:cs="Cambria Math"/>
        </w:rPr>
        <w:t>‐</w:t>
      </w:r>
      <w:r w:rsidRPr="00882151">
        <w:t>elevator EMG activity as an index of effort during a two</w:t>
      </w:r>
      <w:r w:rsidRPr="00882151">
        <w:rPr>
          <w:rFonts w:ascii="Cambria Math" w:hAnsi="Cambria Math" w:cs="Cambria Math"/>
        </w:rPr>
        <w:t>‐</w:t>
      </w:r>
      <w:r w:rsidRPr="00882151">
        <w:t xml:space="preserve">choice serial reaction task. </w:t>
      </w:r>
      <w:r w:rsidRPr="00882151">
        <w:rPr>
          <w:i/>
          <w:iCs/>
        </w:rPr>
        <w:t>Psychophysiology</w:t>
      </w:r>
      <w:r w:rsidRPr="00882151">
        <w:t xml:space="preserve"> </w:t>
      </w:r>
      <w:r w:rsidRPr="00882151">
        <w:rPr>
          <w:b/>
          <w:bCs/>
        </w:rPr>
        <w:t>30</w:t>
      </w:r>
      <w:r w:rsidRPr="00882151">
        <w:t>, 589–604 (1993).</w:t>
      </w:r>
    </w:p>
    <w:p w14:paraId="73833897" w14:textId="77777777" w:rsidR="00882151" w:rsidRPr="00882151" w:rsidRDefault="00882151" w:rsidP="00882151">
      <w:pPr>
        <w:pStyle w:val="Bibliography"/>
      </w:pPr>
      <w:r w:rsidRPr="00882151">
        <w:t>26.</w:t>
      </w:r>
      <w:r w:rsidRPr="00882151">
        <w:tab/>
        <w:t xml:space="preserve">Nahar, N. K., </w:t>
      </w:r>
      <w:proofErr w:type="spellStart"/>
      <w:r w:rsidRPr="00882151">
        <w:t>Gowrisankaran</w:t>
      </w:r>
      <w:proofErr w:type="spellEnd"/>
      <w:r w:rsidRPr="00882151">
        <w:t xml:space="preserve">, S., Hayes, J. R. &amp; Sheedy, J. E. Interactions of visual and cognitive stress. </w:t>
      </w:r>
      <w:r w:rsidRPr="00882151">
        <w:rPr>
          <w:i/>
          <w:iCs/>
        </w:rPr>
        <w:t>Optometry - Journal of the American Optometric Association</w:t>
      </w:r>
      <w:r w:rsidRPr="00882151">
        <w:t xml:space="preserve"> </w:t>
      </w:r>
      <w:r w:rsidRPr="00882151">
        <w:rPr>
          <w:b/>
          <w:bCs/>
        </w:rPr>
        <w:t>82</w:t>
      </w:r>
      <w:r w:rsidRPr="00882151">
        <w:t>, 689–696 (2011).</w:t>
      </w:r>
    </w:p>
    <w:p w14:paraId="0C1EE881" w14:textId="77777777" w:rsidR="00882151" w:rsidRPr="00882151" w:rsidRDefault="00882151" w:rsidP="00882151">
      <w:pPr>
        <w:pStyle w:val="Bibliography"/>
      </w:pPr>
      <w:r w:rsidRPr="00882151">
        <w:t>27.</w:t>
      </w:r>
      <w:r w:rsidRPr="00882151">
        <w:tab/>
      </w:r>
      <w:proofErr w:type="spellStart"/>
      <w:r w:rsidRPr="00882151">
        <w:t>Gowrisankaran</w:t>
      </w:r>
      <w:proofErr w:type="spellEnd"/>
      <w:r w:rsidRPr="00882151">
        <w:t xml:space="preserve">, S., Sheedy, J. E. &amp; Hayes, J. R. Eyelid Squint Response to Asthenopia-Inducing Conditions. </w:t>
      </w:r>
      <w:r w:rsidRPr="00882151">
        <w:rPr>
          <w:i/>
          <w:iCs/>
        </w:rPr>
        <w:t>Optometry and Vision Science</w:t>
      </w:r>
      <w:r w:rsidRPr="00882151">
        <w:t xml:space="preserve"> </w:t>
      </w:r>
      <w:r w:rsidRPr="00882151">
        <w:rPr>
          <w:b/>
          <w:bCs/>
        </w:rPr>
        <w:t>84</w:t>
      </w:r>
      <w:r w:rsidRPr="00882151">
        <w:t>, 611–619 (2007).</w:t>
      </w:r>
    </w:p>
    <w:p w14:paraId="18CA42B4" w14:textId="77777777" w:rsidR="00882151" w:rsidRPr="00882151" w:rsidRDefault="00882151" w:rsidP="00882151">
      <w:pPr>
        <w:pStyle w:val="Bibliography"/>
      </w:pPr>
      <w:r w:rsidRPr="00882151">
        <w:t>28.</w:t>
      </w:r>
      <w:r w:rsidRPr="00882151">
        <w:tab/>
        <w:t xml:space="preserve">R Core Team. </w:t>
      </w:r>
      <w:r w:rsidRPr="00882151">
        <w:rPr>
          <w:i/>
          <w:iCs/>
        </w:rPr>
        <w:t>R: A Language and Environment for Statistical Computing</w:t>
      </w:r>
      <w:r w:rsidRPr="00882151">
        <w:t>. (R Foundation for Statistical Computing, Vienna, Austria, 2024).</w:t>
      </w:r>
    </w:p>
    <w:p w14:paraId="226DC2D1" w14:textId="77777777" w:rsidR="00882151" w:rsidRPr="00882151" w:rsidRDefault="00882151" w:rsidP="00882151">
      <w:pPr>
        <w:pStyle w:val="Bibliography"/>
      </w:pPr>
      <w:r w:rsidRPr="00882151">
        <w:t>29.</w:t>
      </w:r>
      <w:r w:rsidRPr="00882151">
        <w:tab/>
        <w:t xml:space="preserve">Bates, D., </w:t>
      </w:r>
      <w:proofErr w:type="spellStart"/>
      <w:r w:rsidRPr="00882151">
        <w:t>Mächler</w:t>
      </w:r>
      <w:proofErr w:type="spellEnd"/>
      <w:r w:rsidRPr="00882151">
        <w:t xml:space="preserve">, M., Bolker, B. &amp; Walker, S. Fitting Linear Mixed-Effects Models Using </w:t>
      </w:r>
      <w:r w:rsidRPr="00882151">
        <w:rPr>
          <w:b/>
          <w:bCs/>
        </w:rPr>
        <w:t>lme4</w:t>
      </w:r>
      <w:r w:rsidRPr="00882151">
        <w:t xml:space="preserve">. </w:t>
      </w:r>
      <w:r w:rsidRPr="00882151">
        <w:rPr>
          <w:i/>
          <w:iCs/>
        </w:rPr>
        <w:t>J. Stat. Soft.</w:t>
      </w:r>
      <w:r w:rsidRPr="00882151">
        <w:t xml:space="preserve"> </w:t>
      </w:r>
      <w:r w:rsidRPr="00882151">
        <w:rPr>
          <w:b/>
          <w:bCs/>
        </w:rPr>
        <w:t>67</w:t>
      </w:r>
      <w:r w:rsidRPr="00882151">
        <w:t>, (2015).</w:t>
      </w:r>
    </w:p>
    <w:p w14:paraId="67D79414" w14:textId="77777777" w:rsidR="00882151" w:rsidRPr="00882151" w:rsidRDefault="00882151" w:rsidP="00882151">
      <w:pPr>
        <w:pStyle w:val="Bibliography"/>
      </w:pPr>
      <w:r w:rsidRPr="00882151">
        <w:t>30.</w:t>
      </w:r>
      <w:r w:rsidRPr="00882151">
        <w:tab/>
        <w:t xml:space="preserve">Barr, D. J., Levy, R., Scheepers, C. &amp; </w:t>
      </w:r>
      <w:proofErr w:type="spellStart"/>
      <w:r w:rsidRPr="00882151">
        <w:t>Tily</w:t>
      </w:r>
      <w:proofErr w:type="spellEnd"/>
      <w:r w:rsidRPr="00882151">
        <w:t xml:space="preserve">, H. J. Random effects structure for confirmatory hypothesis testing: Keep it maximal. </w:t>
      </w:r>
      <w:r w:rsidRPr="00882151">
        <w:rPr>
          <w:i/>
          <w:iCs/>
        </w:rPr>
        <w:t>Journal of Memory and Language</w:t>
      </w:r>
      <w:r w:rsidRPr="00882151">
        <w:t xml:space="preserve"> </w:t>
      </w:r>
      <w:r w:rsidRPr="00882151">
        <w:rPr>
          <w:b/>
          <w:bCs/>
        </w:rPr>
        <w:t>68</w:t>
      </w:r>
      <w:r w:rsidRPr="00882151">
        <w:t>, 255–278 (2013).</w:t>
      </w:r>
    </w:p>
    <w:p w14:paraId="5458C065" w14:textId="77777777" w:rsidR="00882151" w:rsidRPr="00882151" w:rsidRDefault="00882151" w:rsidP="00882151">
      <w:pPr>
        <w:pStyle w:val="Bibliography"/>
      </w:pPr>
      <w:r w:rsidRPr="00882151">
        <w:t>31.</w:t>
      </w:r>
      <w:r w:rsidRPr="00882151">
        <w:tab/>
        <w:t xml:space="preserve">Wilkinson, G. N. &amp; Rogers, C. E. Symbolic Description of Factorial Models for Analysis of Variance. </w:t>
      </w:r>
      <w:r w:rsidRPr="00882151">
        <w:rPr>
          <w:i/>
          <w:iCs/>
        </w:rPr>
        <w:t>Applied Statistics</w:t>
      </w:r>
      <w:r w:rsidRPr="00882151">
        <w:t xml:space="preserve"> </w:t>
      </w:r>
      <w:r w:rsidRPr="00882151">
        <w:rPr>
          <w:b/>
          <w:bCs/>
        </w:rPr>
        <w:t>22</w:t>
      </w:r>
      <w:r w:rsidRPr="00882151">
        <w:t>, 392 (1973).</w:t>
      </w:r>
    </w:p>
    <w:p w14:paraId="6BD9C991" w14:textId="77777777" w:rsidR="00882151" w:rsidRPr="00882151" w:rsidRDefault="00882151" w:rsidP="00882151">
      <w:pPr>
        <w:pStyle w:val="Bibliography"/>
      </w:pPr>
      <w:r w:rsidRPr="00882151">
        <w:t>32.</w:t>
      </w:r>
      <w:r w:rsidRPr="00882151">
        <w:tab/>
        <w:t xml:space="preserve">Aguirre, G. K., Mattar, M. G. &amp; </w:t>
      </w:r>
      <w:proofErr w:type="spellStart"/>
      <w:r w:rsidRPr="00882151">
        <w:t>Magis</w:t>
      </w:r>
      <w:proofErr w:type="spellEnd"/>
      <w:r w:rsidRPr="00882151">
        <w:t xml:space="preserve">-Weinberg, L. de Bruijn cycles for neural decoding. </w:t>
      </w:r>
      <w:proofErr w:type="spellStart"/>
      <w:r w:rsidRPr="00882151">
        <w:rPr>
          <w:i/>
          <w:iCs/>
        </w:rPr>
        <w:t>NeuroImage</w:t>
      </w:r>
      <w:proofErr w:type="spellEnd"/>
      <w:r w:rsidRPr="00882151">
        <w:t xml:space="preserve"> </w:t>
      </w:r>
      <w:r w:rsidRPr="00882151">
        <w:rPr>
          <w:b/>
          <w:bCs/>
        </w:rPr>
        <w:t>56</w:t>
      </w:r>
      <w:r w:rsidRPr="00882151">
        <w:t>, 1293–1300 (2011).</w:t>
      </w:r>
    </w:p>
    <w:p w14:paraId="1D16A894" w14:textId="77777777" w:rsidR="00882151" w:rsidRPr="00882151" w:rsidRDefault="00882151" w:rsidP="00882151">
      <w:pPr>
        <w:pStyle w:val="Bibliography"/>
      </w:pPr>
      <w:r w:rsidRPr="00882151">
        <w:t>33.</w:t>
      </w:r>
      <w:r w:rsidRPr="00882151">
        <w:tab/>
      </w:r>
      <w:proofErr w:type="spellStart"/>
      <w:r w:rsidRPr="00882151">
        <w:t>Spitschan</w:t>
      </w:r>
      <w:proofErr w:type="spellEnd"/>
      <w:r w:rsidRPr="00882151">
        <w:t xml:space="preserve">, M. </w:t>
      </w:r>
      <w:r w:rsidRPr="00882151">
        <w:rPr>
          <w:i/>
          <w:iCs/>
        </w:rPr>
        <w:t>et al.</w:t>
      </w:r>
      <w:r w:rsidRPr="00882151">
        <w:t xml:space="preserve"> ENLIGHT: A consensus checklist for reporting laboratory-based studies on the non-visual effects of light in humans. </w:t>
      </w:r>
      <w:proofErr w:type="spellStart"/>
      <w:r w:rsidRPr="00882151">
        <w:rPr>
          <w:i/>
          <w:iCs/>
        </w:rPr>
        <w:t>eBioMedicine</w:t>
      </w:r>
      <w:proofErr w:type="spellEnd"/>
      <w:r w:rsidRPr="00882151">
        <w:t xml:space="preserve"> </w:t>
      </w:r>
      <w:r w:rsidRPr="00882151">
        <w:rPr>
          <w:b/>
          <w:bCs/>
        </w:rPr>
        <w:t>98</w:t>
      </w:r>
      <w:r w:rsidRPr="00882151">
        <w:t>, 104889 (2023).</w:t>
      </w:r>
    </w:p>
    <w:p w14:paraId="094DF4A2" w14:textId="77777777" w:rsidR="00882151" w:rsidRPr="00882151" w:rsidRDefault="00882151" w:rsidP="00882151">
      <w:pPr>
        <w:pStyle w:val="Bibliography"/>
      </w:pPr>
      <w:r w:rsidRPr="00882151">
        <w:t>34.</w:t>
      </w:r>
      <w:r w:rsidRPr="00882151">
        <w:tab/>
        <w:t xml:space="preserve">Harris, P. A. </w:t>
      </w:r>
      <w:r w:rsidRPr="00882151">
        <w:rPr>
          <w:i/>
          <w:iCs/>
        </w:rPr>
        <w:t>et al.</w:t>
      </w:r>
      <w:r w:rsidRPr="00882151">
        <w:t xml:space="preserve"> Research electronic data capture (</w:t>
      </w:r>
      <w:proofErr w:type="spellStart"/>
      <w:r w:rsidRPr="00882151">
        <w:t>REDCap</w:t>
      </w:r>
      <w:proofErr w:type="spellEnd"/>
      <w:r w:rsidRPr="00882151">
        <w:t xml:space="preserve">)—A metadata-driven methodology and workflow process for providing translational research informatics support. </w:t>
      </w:r>
      <w:r w:rsidRPr="00882151">
        <w:rPr>
          <w:i/>
          <w:iCs/>
        </w:rPr>
        <w:t>Journal of Biomedical Informatics</w:t>
      </w:r>
      <w:r w:rsidRPr="00882151">
        <w:t xml:space="preserve"> </w:t>
      </w:r>
      <w:r w:rsidRPr="00882151">
        <w:rPr>
          <w:b/>
          <w:bCs/>
        </w:rPr>
        <w:t>42</w:t>
      </w:r>
      <w:r w:rsidRPr="00882151">
        <w:t>, 377–381 (2009).</w:t>
      </w:r>
    </w:p>
    <w:p w14:paraId="0EAEAD8B" w14:textId="77777777" w:rsidR="00882151" w:rsidRPr="00882151" w:rsidRDefault="00882151" w:rsidP="00882151">
      <w:pPr>
        <w:pStyle w:val="Bibliography"/>
      </w:pPr>
      <w:r w:rsidRPr="00882151">
        <w:t>35.</w:t>
      </w:r>
      <w:r w:rsidRPr="00882151">
        <w:tab/>
        <w:t xml:space="preserve">Harris, P. A. </w:t>
      </w:r>
      <w:r w:rsidRPr="00882151">
        <w:rPr>
          <w:i/>
          <w:iCs/>
        </w:rPr>
        <w:t>et al.</w:t>
      </w:r>
      <w:r w:rsidRPr="00882151">
        <w:t xml:space="preserve"> The </w:t>
      </w:r>
      <w:proofErr w:type="spellStart"/>
      <w:r w:rsidRPr="00882151">
        <w:t>REDCap</w:t>
      </w:r>
      <w:proofErr w:type="spellEnd"/>
      <w:r w:rsidRPr="00882151">
        <w:t xml:space="preserve"> consortium: Building an international community of software platform partners. </w:t>
      </w:r>
      <w:r w:rsidRPr="00882151">
        <w:rPr>
          <w:i/>
          <w:iCs/>
        </w:rPr>
        <w:t>Journal of Biomedical Informatics</w:t>
      </w:r>
      <w:r w:rsidRPr="00882151">
        <w:t xml:space="preserve"> </w:t>
      </w:r>
      <w:r w:rsidRPr="00882151">
        <w:rPr>
          <w:b/>
          <w:bCs/>
        </w:rPr>
        <w:t>95</w:t>
      </w:r>
      <w:r w:rsidRPr="00882151">
        <w:t>, 103208 (2019).</w:t>
      </w:r>
    </w:p>
    <w:p w14:paraId="5E4453EF" w14:textId="77777777" w:rsidR="00882151" w:rsidRPr="00882151" w:rsidRDefault="00882151" w:rsidP="00882151">
      <w:pPr>
        <w:pStyle w:val="Bibliography"/>
      </w:pPr>
      <w:r w:rsidRPr="00882151">
        <w:t>36.</w:t>
      </w:r>
      <w:r w:rsidRPr="00882151">
        <w:tab/>
        <w:t xml:space="preserve">Hardy, L. H., Rand, G. &amp; Rittler, M. C. H–R–R Polychromatic Plates*. </w:t>
      </w:r>
      <w:r w:rsidRPr="00882151">
        <w:rPr>
          <w:i/>
          <w:iCs/>
        </w:rPr>
        <w:t>J. Opt. Soc. Am.</w:t>
      </w:r>
      <w:r w:rsidRPr="00882151">
        <w:t xml:space="preserve"> </w:t>
      </w:r>
      <w:r w:rsidRPr="00882151">
        <w:rPr>
          <w:b/>
          <w:bCs/>
        </w:rPr>
        <w:t>44</w:t>
      </w:r>
      <w:r w:rsidRPr="00882151">
        <w:t>, 509 (1954).</w:t>
      </w:r>
    </w:p>
    <w:p w14:paraId="7E54D8A1" w14:textId="77777777" w:rsidR="00882151" w:rsidRPr="00882151" w:rsidRDefault="00882151" w:rsidP="00882151">
      <w:pPr>
        <w:pStyle w:val="Bibliography"/>
      </w:pPr>
      <w:r w:rsidRPr="00882151">
        <w:t>37.</w:t>
      </w:r>
      <w:r w:rsidRPr="00882151">
        <w:tab/>
        <w:t>Saunders, J. B., Aasland, O. G., Babor, T. F., De La Fuente, J. R. &amp; Grant, M. Development of the Alcohol Use Disorders Identification Test (AUDIT): WHO Collaborative Project on Early Detection of Persons with Harmful Alcohol Consumption</w:t>
      </w:r>
      <w:r w:rsidRPr="00882151">
        <w:rPr>
          <w:rFonts w:ascii="Cambria Math" w:hAnsi="Cambria Math" w:cs="Cambria Math"/>
        </w:rPr>
        <w:t>‐</w:t>
      </w:r>
      <w:r w:rsidRPr="00882151">
        <w:t xml:space="preserve">II. </w:t>
      </w:r>
      <w:r w:rsidRPr="00882151">
        <w:rPr>
          <w:i/>
          <w:iCs/>
        </w:rPr>
        <w:t>Addiction</w:t>
      </w:r>
      <w:r w:rsidRPr="00882151">
        <w:t xml:space="preserve"> </w:t>
      </w:r>
      <w:r w:rsidRPr="00882151">
        <w:rPr>
          <w:b/>
          <w:bCs/>
        </w:rPr>
        <w:t>88</w:t>
      </w:r>
      <w:r w:rsidRPr="00882151">
        <w:t>, 791–804 (1993).</w:t>
      </w:r>
    </w:p>
    <w:p w14:paraId="18078C68" w14:textId="77777777" w:rsidR="00882151" w:rsidRPr="00882151" w:rsidRDefault="00882151" w:rsidP="00882151">
      <w:pPr>
        <w:pStyle w:val="Bibliography"/>
      </w:pPr>
      <w:r w:rsidRPr="00882151">
        <w:t>38.</w:t>
      </w:r>
      <w:r w:rsidRPr="00882151">
        <w:tab/>
        <w:t xml:space="preserve">Kassner, M., Patera, W. &amp; Bulling, A. Pupil: an </w:t>
      </w:r>
      <w:proofErr w:type="gramStart"/>
      <w:r w:rsidRPr="00882151">
        <w:t>open source</w:t>
      </w:r>
      <w:proofErr w:type="gramEnd"/>
      <w:r w:rsidRPr="00882151">
        <w:t xml:space="preserve"> platform for pervasive eye tracking and mobile gaze-based interaction. in </w:t>
      </w:r>
      <w:r w:rsidRPr="00882151">
        <w:rPr>
          <w:i/>
          <w:iCs/>
        </w:rPr>
        <w:t>Proceedings of the 2014 ACM International Joint Conference on Pervasive and Ubiquitous Computing: Adjunct Publication</w:t>
      </w:r>
      <w:r w:rsidRPr="00882151">
        <w:t xml:space="preserve"> 1151–1160 (ACM, Seattle Washington, 2014). doi:10.1145/2638728.2641695.</w:t>
      </w:r>
    </w:p>
    <w:p w14:paraId="74A22541" w14:textId="77777777" w:rsidR="00882151" w:rsidRPr="00882151" w:rsidRDefault="00882151" w:rsidP="00882151">
      <w:pPr>
        <w:pStyle w:val="Bibliography"/>
      </w:pPr>
      <w:r w:rsidRPr="00882151">
        <w:t>39.</w:t>
      </w:r>
      <w:r w:rsidRPr="00882151">
        <w:tab/>
        <w:t xml:space="preserve">Shahid, A., Wilkinson, K., Marcu, S. &amp; Shapiro, C. M. Karolinska Sleepiness Scale (KSS). in </w:t>
      </w:r>
      <w:r w:rsidRPr="00882151">
        <w:rPr>
          <w:i/>
          <w:iCs/>
        </w:rPr>
        <w:t>STOP, THAT and One Hundred Other Sleep Scales</w:t>
      </w:r>
      <w:r w:rsidRPr="00882151">
        <w:t xml:space="preserve"> (eds Shahid, A., Wilkinson, K., Marcu, S. &amp; Shapiro, C. M.) 209–210 (Springer New York, New York, NY, 2011). doi:10.1007/978-1-4419-9893-4_47.</w:t>
      </w:r>
    </w:p>
    <w:p w14:paraId="0B7C26A7" w14:textId="77777777" w:rsidR="00882151" w:rsidRPr="00882151" w:rsidRDefault="00882151" w:rsidP="00882151">
      <w:pPr>
        <w:pStyle w:val="Bibliography"/>
      </w:pPr>
      <w:r w:rsidRPr="00882151">
        <w:t>40.</w:t>
      </w:r>
      <w:r w:rsidRPr="00882151">
        <w:tab/>
        <w:t xml:space="preserve">Martin, J. T., Pinto, J., </w:t>
      </w:r>
      <w:proofErr w:type="spellStart"/>
      <w:r w:rsidRPr="00882151">
        <w:t>Bulte</w:t>
      </w:r>
      <w:proofErr w:type="spellEnd"/>
      <w:r w:rsidRPr="00882151">
        <w:t xml:space="preserve">, D. &amp; </w:t>
      </w:r>
      <w:proofErr w:type="spellStart"/>
      <w:r w:rsidRPr="00882151">
        <w:t>Spitschan</w:t>
      </w:r>
      <w:proofErr w:type="spellEnd"/>
      <w:r w:rsidRPr="00882151">
        <w:t xml:space="preserve">, M. </w:t>
      </w:r>
      <w:proofErr w:type="spellStart"/>
      <w:r w:rsidRPr="00882151">
        <w:t>PyPlr</w:t>
      </w:r>
      <w:proofErr w:type="spellEnd"/>
      <w:r w:rsidRPr="00882151">
        <w:t xml:space="preserve">: A versatile, integrated system of hardware and software for researching the human pupillary light reflex. </w:t>
      </w:r>
      <w:proofErr w:type="spellStart"/>
      <w:r w:rsidRPr="00882151">
        <w:rPr>
          <w:i/>
          <w:iCs/>
        </w:rPr>
        <w:t>Behav</w:t>
      </w:r>
      <w:proofErr w:type="spellEnd"/>
      <w:r w:rsidRPr="00882151">
        <w:rPr>
          <w:i/>
          <w:iCs/>
        </w:rPr>
        <w:t xml:space="preserve"> Res</w:t>
      </w:r>
      <w:r w:rsidRPr="00882151">
        <w:t xml:space="preserve"> </w:t>
      </w:r>
      <w:r w:rsidRPr="00882151">
        <w:rPr>
          <w:b/>
          <w:bCs/>
        </w:rPr>
        <w:t>54</w:t>
      </w:r>
      <w:r w:rsidRPr="00882151">
        <w:t>, 2720–2739 (2021).</w:t>
      </w:r>
    </w:p>
    <w:p w14:paraId="34E387B2" w14:textId="77777777" w:rsidR="00882151" w:rsidRPr="00882151" w:rsidRDefault="00882151" w:rsidP="00882151">
      <w:pPr>
        <w:pStyle w:val="Bibliography"/>
      </w:pPr>
      <w:r w:rsidRPr="00882151">
        <w:t>41.</w:t>
      </w:r>
      <w:r w:rsidRPr="00882151">
        <w:tab/>
        <w:t xml:space="preserve">Morey, R. D. &amp; </w:t>
      </w:r>
      <w:proofErr w:type="spellStart"/>
      <w:r w:rsidRPr="00882151">
        <w:t>Rouder</w:t>
      </w:r>
      <w:proofErr w:type="spellEnd"/>
      <w:r w:rsidRPr="00882151">
        <w:t xml:space="preserve">, J. N. </w:t>
      </w:r>
      <w:proofErr w:type="spellStart"/>
      <w:r w:rsidRPr="00882151">
        <w:rPr>
          <w:i/>
          <w:iCs/>
        </w:rPr>
        <w:t>BayesFactor</w:t>
      </w:r>
      <w:proofErr w:type="spellEnd"/>
      <w:r w:rsidRPr="00882151">
        <w:rPr>
          <w:i/>
          <w:iCs/>
        </w:rPr>
        <w:t>: Computation of Bayes Factors for Common Designs</w:t>
      </w:r>
      <w:r w:rsidRPr="00882151">
        <w:t>. (2023).</w:t>
      </w:r>
    </w:p>
    <w:p w14:paraId="17D985E4" w14:textId="77777777" w:rsidR="00882151" w:rsidRPr="00882151" w:rsidRDefault="00882151" w:rsidP="00882151">
      <w:pPr>
        <w:pStyle w:val="Bibliography"/>
      </w:pPr>
      <w:r w:rsidRPr="00882151">
        <w:t>42.</w:t>
      </w:r>
      <w:r w:rsidRPr="00882151">
        <w:tab/>
        <w:t xml:space="preserve">van Rossum, G. &amp; de Boer, J. Interactively testing remote servers using the Python programming language. </w:t>
      </w:r>
      <w:r w:rsidRPr="00882151">
        <w:rPr>
          <w:i/>
          <w:iCs/>
        </w:rPr>
        <w:t>CWI Quarterly</w:t>
      </w:r>
      <w:r w:rsidRPr="00882151">
        <w:t xml:space="preserve"> </w:t>
      </w:r>
      <w:r w:rsidRPr="00882151">
        <w:rPr>
          <w:b/>
          <w:bCs/>
        </w:rPr>
        <w:t>4</w:t>
      </w:r>
      <w:r w:rsidRPr="00882151">
        <w:t>, 283–304 (1991).</w:t>
      </w:r>
    </w:p>
    <w:p w14:paraId="0EF24795" w14:textId="77777777" w:rsidR="00882151" w:rsidRPr="00882151" w:rsidRDefault="00882151" w:rsidP="00882151">
      <w:pPr>
        <w:pStyle w:val="Bibliography"/>
      </w:pPr>
      <w:r w:rsidRPr="00882151">
        <w:t>43.</w:t>
      </w:r>
      <w:r w:rsidRPr="00882151">
        <w:tab/>
        <w:t xml:space="preserve">Savitzky, Abraham. &amp; Golay, M. J. E. Smoothing and Differentiation of Data by Simplified Least Squares Procedures. </w:t>
      </w:r>
      <w:r w:rsidRPr="00882151">
        <w:rPr>
          <w:i/>
          <w:iCs/>
        </w:rPr>
        <w:t>Anal. Chem.</w:t>
      </w:r>
      <w:r w:rsidRPr="00882151">
        <w:t xml:space="preserve"> </w:t>
      </w:r>
      <w:r w:rsidRPr="00882151">
        <w:rPr>
          <w:b/>
          <w:bCs/>
        </w:rPr>
        <w:t>36</w:t>
      </w:r>
      <w:r w:rsidRPr="00882151">
        <w:t>, 1627–1639 (1964).</w:t>
      </w:r>
    </w:p>
    <w:p w14:paraId="7FB0EB1A" w14:textId="77777777" w:rsidR="00882151" w:rsidRPr="00882151" w:rsidRDefault="00882151" w:rsidP="00882151">
      <w:pPr>
        <w:pStyle w:val="Bibliography"/>
      </w:pPr>
      <w:r w:rsidRPr="00882151">
        <w:t>44.</w:t>
      </w:r>
      <w:r w:rsidRPr="00882151">
        <w:tab/>
        <w:t xml:space="preserve">Jeffreys, H. </w:t>
      </w:r>
      <w:r w:rsidRPr="00882151">
        <w:rPr>
          <w:i/>
          <w:iCs/>
        </w:rPr>
        <w:t>Theory of Probability</w:t>
      </w:r>
      <w:r w:rsidRPr="00882151">
        <w:t xml:space="preserve">. (Clarendon </w:t>
      </w:r>
      <w:proofErr w:type="gramStart"/>
      <w:r w:rsidRPr="00882151">
        <w:t>Press ;</w:t>
      </w:r>
      <w:proofErr w:type="gramEnd"/>
      <w:r w:rsidRPr="00882151">
        <w:t xml:space="preserve"> Oxford University Press, Oxford [Oxfordshire</w:t>
      </w:r>
      <w:proofErr w:type="gramStart"/>
      <w:r w:rsidRPr="00882151">
        <w:t>] :</w:t>
      </w:r>
      <w:proofErr w:type="gramEnd"/>
      <w:r w:rsidRPr="00882151">
        <w:t xml:space="preserve"> New York, 1998).</w:t>
      </w:r>
    </w:p>
    <w:p w14:paraId="41384BB1" w14:textId="77777777" w:rsidR="00882151" w:rsidRPr="00882151" w:rsidRDefault="00882151" w:rsidP="00882151">
      <w:pPr>
        <w:pStyle w:val="Bibliography"/>
      </w:pPr>
      <w:r w:rsidRPr="00882151">
        <w:t>45.</w:t>
      </w:r>
      <w:r w:rsidRPr="00882151">
        <w:tab/>
        <w:t xml:space="preserve">Chan, A.-W. </w:t>
      </w:r>
      <w:r w:rsidRPr="00882151">
        <w:rPr>
          <w:i/>
          <w:iCs/>
        </w:rPr>
        <w:t>et al.</w:t>
      </w:r>
      <w:r w:rsidRPr="00882151">
        <w:t xml:space="preserve"> SPIRIT 2025 statement: updated guideline for protocols of randomized trials. </w:t>
      </w:r>
      <w:r w:rsidRPr="00882151">
        <w:rPr>
          <w:i/>
          <w:iCs/>
        </w:rPr>
        <w:t>Nat Med</w:t>
      </w:r>
      <w:r w:rsidRPr="00882151">
        <w:t xml:space="preserve"> </w:t>
      </w:r>
      <w:r w:rsidRPr="00882151">
        <w:rPr>
          <w:b/>
          <w:bCs/>
        </w:rPr>
        <w:t>31</w:t>
      </w:r>
      <w:r w:rsidRPr="00882151">
        <w:t>, 1784–1792 (2025).</w:t>
      </w:r>
    </w:p>
    <w:p w14:paraId="27BC99E6" w14:textId="77777777" w:rsidR="00882151" w:rsidRPr="00882151" w:rsidRDefault="00882151" w:rsidP="00882151">
      <w:pPr>
        <w:pStyle w:val="Bibliography"/>
      </w:pPr>
      <w:r w:rsidRPr="00882151">
        <w:t>46.</w:t>
      </w:r>
      <w:r w:rsidRPr="00882151">
        <w:tab/>
        <w:t xml:space="preserve">Dunn, M. J. </w:t>
      </w:r>
      <w:r w:rsidRPr="00882151">
        <w:rPr>
          <w:i/>
          <w:iCs/>
        </w:rPr>
        <w:t>et al.</w:t>
      </w:r>
      <w:r w:rsidRPr="00882151">
        <w:t xml:space="preserve"> Minimal reporting guideline for research involving eye tracking (2023 edition). </w:t>
      </w:r>
      <w:proofErr w:type="spellStart"/>
      <w:r w:rsidRPr="00882151">
        <w:rPr>
          <w:i/>
          <w:iCs/>
        </w:rPr>
        <w:t>Behav</w:t>
      </w:r>
      <w:proofErr w:type="spellEnd"/>
      <w:r w:rsidRPr="00882151">
        <w:rPr>
          <w:i/>
          <w:iCs/>
        </w:rPr>
        <w:t xml:space="preserve"> Res</w:t>
      </w:r>
      <w:r w:rsidRPr="00882151">
        <w:t xml:space="preserve"> </w:t>
      </w:r>
      <w:r w:rsidRPr="00882151">
        <w:rPr>
          <w:b/>
          <w:bCs/>
        </w:rPr>
        <w:t>56</w:t>
      </w:r>
      <w:r w:rsidRPr="00882151">
        <w:t>, 4351–4357 (2023).</w:t>
      </w:r>
    </w:p>
    <w:p w14:paraId="0968C2CE" w14:textId="77777777" w:rsidR="00882151" w:rsidRPr="00882151" w:rsidRDefault="00882151" w:rsidP="00882151">
      <w:pPr>
        <w:pStyle w:val="Bibliography"/>
      </w:pPr>
      <w:r w:rsidRPr="00882151">
        <w:t>47.</w:t>
      </w:r>
      <w:r w:rsidRPr="00882151">
        <w:tab/>
        <w:t xml:space="preserve">Steinhauer, S. R., Bradley, M. M., Siegle, G. J., </w:t>
      </w:r>
      <w:proofErr w:type="spellStart"/>
      <w:r w:rsidRPr="00882151">
        <w:t>Roecklein</w:t>
      </w:r>
      <w:proofErr w:type="spellEnd"/>
      <w:r w:rsidRPr="00882151">
        <w:t xml:space="preserve">, K. A. &amp; Dix, A. Publication guidelines and recommendations for pupillary measurement in psychophysiological studies. </w:t>
      </w:r>
      <w:r w:rsidRPr="00882151">
        <w:rPr>
          <w:i/>
          <w:iCs/>
        </w:rPr>
        <w:t>Psychophysiology</w:t>
      </w:r>
      <w:r w:rsidRPr="00882151">
        <w:t xml:space="preserve"> </w:t>
      </w:r>
      <w:r w:rsidRPr="00882151">
        <w:rPr>
          <w:b/>
          <w:bCs/>
        </w:rPr>
        <w:t>59</w:t>
      </w:r>
      <w:r w:rsidRPr="00882151">
        <w:t>, e14035 (2022).</w:t>
      </w:r>
    </w:p>
    <w:p w14:paraId="13061FCC" w14:textId="77777777" w:rsidR="00882151" w:rsidRPr="00882151" w:rsidRDefault="00882151" w:rsidP="00882151">
      <w:pPr>
        <w:pStyle w:val="Bibliography"/>
      </w:pPr>
      <w:r w:rsidRPr="00882151">
        <w:t>48.</w:t>
      </w:r>
      <w:r w:rsidRPr="00882151">
        <w:tab/>
        <w:t xml:space="preserve">Fridlund, A. J. &amp; Cacioppo, J. T. Guidelines for Human Electromyographic Research. </w:t>
      </w:r>
      <w:r w:rsidRPr="00882151">
        <w:rPr>
          <w:i/>
          <w:iCs/>
        </w:rPr>
        <w:t>Psychophysiology</w:t>
      </w:r>
      <w:r w:rsidRPr="00882151">
        <w:t xml:space="preserve"> </w:t>
      </w:r>
      <w:r w:rsidRPr="00882151">
        <w:rPr>
          <w:b/>
          <w:bCs/>
        </w:rPr>
        <w:t>23</w:t>
      </w:r>
      <w:r w:rsidRPr="00882151">
        <w:t>, 567–589 (1986).</w:t>
      </w:r>
    </w:p>
    <w:p w14:paraId="6CFE891B" w14:textId="77777777" w:rsidR="00882151" w:rsidRPr="00882151" w:rsidRDefault="00882151" w:rsidP="00882151">
      <w:pPr>
        <w:pStyle w:val="Bibliography"/>
      </w:pPr>
      <w:r w:rsidRPr="00882151">
        <w:t>49.</w:t>
      </w:r>
      <w:r w:rsidRPr="00882151">
        <w:tab/>
        <w:t xml:space="preserve">NISO </w:t>
      </w:r>
      <w:proofErr w:type="spellStart"/>
      <w:r w:rsidRPr="00882151">
        <w:t>CRediT</w:t>
      </w:r>
      <w:proofErr w:type="spellEnd"/>
      <w:r w:rsidRPr="00882151">
        <w:t xml:space="preserve"> Working Group. ANSI/NISO Z39.104-2022, </w:t>
      </w:r>
      <w:proofErr w:type="spellStart"/>
      <w:r w:rsidRPr="00882151">
        <w:t>CRediT</w:t>
      </w:r>
      <w:proofErr w:type="spellEnd"/>
      <w:r w:rsidRPr="00882151">
        <w:t xml:space="preserve">, Contributor Roles Taxonomy. </w:t>
      </w:r>
      <w:proofErr w:type="gramStart"/>
      <w:r w:rsidRPr="00882151">
        <w:t>doi:10.3789/ansi.niso.z</w:t>
      </w:r>
      <w:proofErr w:type="gramEnd"/>
      <w:r w:rsidRPr="00882151">
        <w:t>39.104-2022.</w:t>
      </w:r>
    </w:p>
    <w:p w14:paraId="24AB92C5" w14:textId="7BDED341" w:rsidR="00971BC7" w:rsidRPr="00971BC7" w:rsidRDefault="009D6EA0" w:rsidP="00882151">
      <w:pPr>
        <w:pStyle w:val="Bibliography"/>
        <w:rPr>
          <w:rFonts w:eastAsia="Arial"/>
          <w:color w:val="0F4761" w:themeColor="accent1" w:themeShade="BF"/>
          <w:sz w:val="32"/>
          <w:szCs w:val="32"/>
        </w:rPr>
      </w:pPr>
      <w:r w:rsidRPr="008231D4">
        <w:rPr>
          <w:rFonts w:eastAsia="Arial"/>
        </w:rPr>
        <w:fldChar w:fldCharType="end"/>
      </w:r>
      <w:r w:rsidR="00971BC7">
        <w:rPr>
          <w:rFonts w:eastAsia="Arial" w:cs="Arial"/>
          <w:sz w:val="32"/>
          <w:szCs w:val="32"/>
        </w:rPr>
        <w:br w:type="page"/>
      </w:r>
    </w:p>
    <w:p w14:paraId="195C8B41" w14:textId="2384472F" w:rsidR="003717B7" w:rsidRDefault="003717B7" w:rsidP="003717B7">
      <w:pPr>
        <w:pStyle w:val="Heading1"/>
        <w:spacing w:before="120" w:after="120"/>
        <w:jc w:val="both"/>
        <w:rPr>
          <w:rFonts w:eastAsia="Arial" w:cs="Arial"/>
          <w:sz w:val="32"/>
          <w:szCs w:val="32"/>
        </w:rPr>
      </w:pPr>
      <w:r w:rsidRPr="008231D4">
        <w:rPr>
          <w:rFonts w:eastAsia="Arial" w:cs="Arial"/>
          <w:sz w:val="32"/>
          <w:szCs w:val="32"/>
        </w:rPr>
        <w:t>Supplementary materials</w:t>
      </w:r>
    </w:p>
    <w:p w14:paraId="483B1054" w14:textId="77777777" w:rsidR="004338E3" w:rsidRPr="00245157" w:rsidRDefault="004338E3" w:rsidP="00245157"/>
    <w:p w14:paraId="6A54FC5D" w14:textId="77777777" w:rsidR="00245157" w:rsidRDefault="004338E3" w:rsidP="00245157">
      <w:pPr>
        <w:keepNext/>
      </w:pPr>
      <w:r w:rsidRPr="008231D4">
        <w:rPr>
          <w:rFonts w:eastAsia="Arial" w:cs="Arial"/>
          <w:noProof/>
        </w:rPr>
        <w:drawing>
          <wp:inline distT="0" distB="0" distL="0" distR="0" wp14:anchorId="4981B85C" wp14:editId="46BA6B5B">
            <wp:extent cx="5943598" cy="3396342"/>
            <wp:effectExtent l="0" t="0" r="635" b="0"/>
            <wp:docPr id="2028418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18754"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p>
    <w:p w14:paraId="6FEC3DE5" w14:textId="528E2B87" w:rsidR="004338E3" w:rsidRPr="00245157" w:rsidRDefault="00245157" w:rsidP="00245157">
      <w:pPr>
        <w:pStyle w:val="Caption"/>
      </w:pPr>
      <w:r w:rsidRPr="00245157">
        <w:t xml:space="preserve">Figure </w:t>
      </w:r>
      <w:r w:rsidRPr="00245157">
        <w:fldChar w:fldCharType="begin"/>
      </w:r>
      <w:r w:rsidRPr="00245157">
        <w:instrText xml:space="preserve"> SEQ Figure \* ARABIC </w:instrText>
      </w:r>
      <w:r w:rsidRPr="00245157">
        <w:fldChar w:fldCharType="separate"/>
      </w:r>
      <w:r w:rsidR="00920720">
        <w:rPr>
          <w:noProof/>
        </w:rPr>
        <w:t>3</w:t>
      </w:r>
      <w:r w:rsidRPr="00245157">
        <w:fldChar w:fldCharType="end"/>
      </w:r>
      <w:r w:rsidRPr="00245157">
        <w:t>. Data loss for pupillometry and EMG modalities, N=18. (A) For pupillometry, data loss is expressed as the proportion of pilot data remaining after filtering out data points with an associated confidence value inferior to a threshold of 0.7. Red line shows group averages and the grey ribbon the standard deviation. (B) For EMG, data loss is expressed as the proportion of pilot data sets that needed to be excluded due to an issue during data collection (electrodes detaching from the skin or computer-related error).</w:t>
      </w:r>
    </w:p>
    <w:p w14:paraId="3AFCBDA7" w14:textId="77777777" w:rsidR="008941C7" w:rsidRDefault="008941C7">
      <w:pPr>
        <w:spacing w:line="279" w:lineRule="auto"/>
        <w:rPr>
          <w:noProof/>
        </w:rPr>
      </w:pPr>
      <w:r>
        <w:rPr>
          <w:noProof/>
        </w:rPr>
        <w:br w:type="page"/>
      </w:r>
    </w:p>
    <w:p w14:paraId="0775D103" w14:textId="77777777" w:rsidR="006B59B5" w:rsidRDefault="00E04073" w:rsidP="006B59B5">
      <w:pPr>
        <w:keepNext/>
        <w:jc w:val="both"/>
      </w:pPr>
      <w:r w:rsidRPr="008231D4">
        <w:rPr>
          <w:noProof/>
        </w:rPr>
        <w:drawing>
          <wp:inline distT="0" distB="0" distL="0" distR="0" wp14:anchorId="61CBCC4A" wp14:editId="66400F1C">
            <wp:extent cx="5943598" cy="3396342"/>
            <wp:effectExtent l="0" t="0" r="635" b="0"/>
            <wp:docPr id="13786102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0235"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p>
    <w:p w14:paraId="5707996D" w14:textId="6906C490" w:rsidR="00E04073" w:rsidRPr="006B59B5" w:rsidRDefault="006B59B5" w:rsidP="006B59B5">
      <w:pPr>
        <w:pStyle w:val="Caption"/>
      </w:pPr>
      <w:r w:rsidRPr="006B59B5">
        <w:t xml:space="preserve">Figure </w:t>
      </w:r>
      <w:r w:rsidRPr="006B59B5">
        <w:fldChar w:fldCharType="begin"/>
      </w:r>
      <w:r w:rsidRPr="006B59B5">
        <w:instrText xml:space="preserve"> SEQ Figure \* ARABIC </w:instrText>
      </w:r>
      <w:r w:rsidRPr="006B59B5">
        <w:fldChar w:fldCharType="separate"/>
      </w:r>
      <w:r w:rsidR="00920720">
        <w:rPr>
          <w:noProof/>
        </w:rPr>
        <w:t>4</w:t>
      </w:r>
      <w:r w:rsidRPr="006B59B5">
        <w:fldChar w:fldCharType="end"/>
      </w:r>
      <w:r w:rsidRPr="006B59B5">
        <w:t>. Calibration measurements of the light stimuli, across all possible light intensities that participants will get randomly during each of their laboratory visits. (A) Irradiance stays constant across primaries, and so for each light intensity setting. (B). Primaries with peaks at lower wavelengths show higher melanopic excitation (melanopic EDI, tuned to ipRGCs) than photopic excitation (illuminance, tuned to L+M cones) than primaries at higher wavelengths. As the wavelength increases, the trend reverses – photopic excitation increases and surpasses melanopic excitation.</w:t>
      </w:r>
    </w:p>
    <w:p w14:paraId="2FF63C2D" w14:textId="77777777" w:rsidR="008941C7" w:rsidRDefault="008941C7">
      <w:pPr>
        <w:spacing w:line="279" w:lineRule="auto"/>
        <w:rPr>
          <w:noProof/>
        </w:rPr>
      </w:pPr>
      <w:r>
        <w:rPr>
          <w:noProof/>
        </w:rPr>
        <w:br w:type="page"/>
      </w:r>
    </w:p>
    <w:p w14:paraId="71F8DD38" w14:textId="77777777" w:rsidR="006B59B5" w:rsidRDefault="007E2262" w:rsidP="006B59B5">
      <w:pPr>
        <w:keepNext/>
        <w:jc w:val="both"/>
      </w:pPr>
      <w:r w:rsidRPr="008231D4">
        <w:rPr>
          <w:noProof/>
        </w:rPr>
        <w:drawing>
          <wp:inline distT="0" distB="0" distL="0" distR="0" wp14:anchorId="7F59BF27" wp14:editId="39ED78CC">
            <wp:extent cx="5943600" cy="5094514"/>
            <wp:effectExtent l="0" t="0" r="0" b="0"/>
            <wp:docPr id="74623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5779"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094514"/>
                    </a:xfrm>
                    <a:prstGeom prst="rect">
                      <a:avLst/>
                    </a:prstGeom>
                  </pic:spPr>
                </pic:pic>
              </a:graphicData>
            </a:graphic>
          </wp:inline>
        </w:drawing>
      </w:r>
    </w:p>
    <w:p w14:paraId="4AFA7E20" w14:textId="5416ADC5" w:rsidR="007E2262" w:rsidRPr="006B59B5" w:rsidRDefault="006B59B5" w:rsidP="006B59B5">
      <w:pPr>
        <w:pStyle w:val="Caption"/>
      </w:pPr>
      <w:r w:rsidRPr="006B59B5">
        <w:t xml:space="preserve">Figure </w:t>
      </w:r>
      <w:r w:rsidRPr="006B59B5">
        <w:fldChar w:fldCharType="begin"/>
      </w:r>
      <w:r w:rsidRPr="006B59B5">
        <w:instrText xml:space="preserve"> SEQ Figure \* ARABIC </w:instrText>
      </w:r>
      <w:r w:rsidRPr="006B59B5">
        <w:fldChar w:fldCharType="separate"/>
      </w:r>
      <w:r w:rsidR="00920720">
        <w:rPr>
          <w:noProof/>
        </w:rPr>
        <w:t>5</w:t>
      </w:r>
      <w:r w:rsidRPr="006B59B5">
        <w:fldChar w:fldCharType="end"/>
      </w:r>
      <w:r w:rsidRPr="006B59B5">
        <w:t xml:space="preserve">. </w:t>
      </w:r>
      <w:r w:rsidR="00AB434C" w:rsidRPr="00AB434C">
        <w:t xml:space="preserve">(A) </w:t>
      </w:r>
      <w:r w:rsidRPr="006B59B5">
        <w:t>Relationship between sample size and resulting power, using BFDA on data simulated using pilot data. The dashed red line indicates the minimum required power value of 0.8, and the dashed black line indicates the selected sample size of N=20. (B) Relationship between residual noise scaling factor and resulting power, using BFDA on simulated data. The dashed red line indicates the minimum required power value of 0.8, and the dashed black line indicates the selected sample size of N=20.</w:t>
      </w:r>
    </w:p>
    <w:p w14:paraId="156EC97D" w14:textId="77777777" w:rsidR="008941C7" w:rsidRDefault="008941C7">
      <w:pPr>
        <w:spacing w:line="279" w:lineRule="auto"/>
        <w:rPr>
          <w:noProof/>
        </w:rPr>
      </w:pPr>
      <w:r>
        <w:rPr>
          <w:noProof/>
        </w:rPr>
        <w:br w:type="page"/>
      </w:r>
    </w:p>
    <w:p w14:paraId="64FD6566" w14:textId="77777777" w:rsidR="00AB434C" w:rsidRDefault="007E2262" w:rsidP="00AB434C">
      <w:pPr>
        <w:keepNext/>
        <w:jc w:val="both"/>
      </w:pPr>
      <w:r w:rsidRPr="008231D4">
        <w:rPr>
          <w:noProof/>
        </w:rPr>
        <w:drawing>
          <wp:inline distT="0" distB="0" distL="0" distR="0" wp14:anchorId="7B52B624" wp14:editId="0ACB7252">
            <wp:extent cx="5943598" cy="3396342"/>
            <wp:effectExtent l="0" t="0" r="635" b="0"/>
            <wp:docPr id="1539632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32240"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598" cy="3396342"/>
                    </a:xfrm>
                    <a:prstGeom prst="rect">
                      <a:avLst/>
                    </a:prstGeom>
                  </pic:spPr>
                </pic:pic>
              </a:graphicData>
            </a:graphic>
          </wp:inline>
        </w:drawing>
      </w:r>
    </w:p>
    <w:p w14:paraId="5ED8247A" w14:textId="3589D9C3" w:rsidR="007E2262" w:rsidRPr="00AB434C" w:rsidRDefault="00AB434C" w:rsidP="00AB434C">
      <w:pPr>
        <w:pStyle w:val="Caption"/>
      </w:pPr>
      <w:r w:rsidRPr="00AB434C">
        <w:t xml:space="preserve">Figure </w:t>
      </w:r>
      <w:r w:rsidRPr="00AB434C">
        <w:fldChar w:fldCharType="begin"/>
      </w:r>
      <w:r w:rsidRPr="00AB434C">
        <w:instrText xml:space="preserve"> SEQ Figure \* ARABIC </w:instrText>
      </w:r>
      <w:r w:rsidRPr="00AB434C">
        <w:fldChar w:fldCharType="separate"/>
      </w:r>
      <w:r w:rsidR="00920720">
        <w:rPr>
          <w:noProof/>
        </w:rPr>
        <w:t>6</w:t>
      </w:r>
      <w:r w:rsidRPr="00AB434C">
        <w:fldChar w:fldCharType="end"/>
      </w:r>
      <w:r w:rsidRPr="00AB434C">
        <w:t>. Power surface across the design grid. The contour map indicates power levels (10 equally spaced contour levels) for noise scaling factors ranging from 1 to 10 and sample sizes from 2 to 50. The dashed red line indicates the minimum required power value of 0.8, and the dashed black line indicates the selected sample size of n=20.</w:t>
      </w:r>
    </w:p>
    <w:p w14:paraId="19426194" w14:textId="77777777" w:rsidR="008941C7" w:rsidRDefault="008941C7">
      <w:pPr>
        <w:spacing w:line="279" w:lineRule="auto"/>
        <w:rPr>
          <w:i/>
          <w:iCs/>
          <w:noProof/>
          <w:color w:val="0E2841" w:themeColor="text2"/>
          <w:sz w:val="18"/>
          <w:szCs w:val="18"/>
        </w:rPr>
      </w:pPr>
      <w:r>
        <w:rPr>
          <w:noProof/>
        </w:rPr>
        <w:br w:type="page"/>
      </w:r>
    </w:p>
    <w:p w14:paraId="59924D52" w14:textId="77777777" w:rsidR="00B22306" w:rsidRDefault="00C42089" w:rsidP="00B22306">
      <w:pPr>
        <w:pStyle w:val="Caption"/>
        <w:keepNext/>
      </w:pPr>
      <w:r>
        <w:rPr>
          <w:noProof/>
        </w:rPr>
        <w:drawing>
          <wp:inline distT="0" distB="0" distL="0" distR="0" wp14:anchorId="6A52C8B6" wp14:editId="29750EF4">
            <wp:extent cx="5943458" cy="7641590"/>
            <wp:effectExtent l="0" t="0" r="635" b="3810"/>
            <wp:docPr id="1783411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11035"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458" cy="7641590"/>
                    </a:xfrm>
                    <a:prstGeom prst="rect">
                      <a:avLst/>
                    </a:prstGeom>
                  </pic:spPr>
                </pic:pic>
              </a:graphicData>
            </a:graphic>
          </wp:inline>
        </w:drawing>
      </w:r>
    </w:p>
    <w:p w14:paraId="42808FAC" w14:textId="3F4854E5" w:rsidR="00C42089" w:rsidRPr="00993F56" w:rsidRDefault="00B22306" w:rsidP="00993F56">
      <w:pPr>
        <w:pStyle w:val="Caption"/>
      </w:pPr>
      <w:r w:rsidRPr="00993F56">
        <w:t xml:space="preserve">Figure </w:t>
      </w:r>
      <w:r w:rsidRPr="00993F56">
        <w:fldChar w:fldCharType="begin"/>
      </w:r>
      <w:r w:rsidRPr="00993F56">
        <w:instrText xml:space="preserve"> SEQ Figure \* ARABIC </w:instrText>
      </w:r>
      <w:r w:rsidRPr="00993F56">
        <w:fldChar w:fldCharType="separate"/>
      </w:r>
      <w:r w:rsidR="00920720">
        <w:rPr>
          <w:noProof/>
        </w:rPr>
        <w:t>7</w:t>
      </w:r>
      <w:r w:rsidRPr="00993F56">
        <w:fldChar w:fldCharType="end"/>
      </w:r>
      <w:r w:rsidRPr="00993F56">
        <w:t xml:space="preserve">. Pupillometry data preprocessing pipeline, for an example data set from the pilot data. Panels show (from top to bottom): raw pupillary signal; masking based on the first derivative with a threshold of </w:t>
      </w:r>
      <w:r w:rsidR="00993F56" w:rsidRPr="00993F56">
        <w:t>±</w:t>
      </w:r>
      <w:r w:rsidRPr="00993F56">
        <w:t xml:space="preserve">0.5*SD to the local mean for 5-sample windows; resampling to 60 Hz; masking based on confidence threshold, defined programmatically as the 60% quantile of all confidence values in the dataset, with a set maximum at 0.71, and masking based on physiologically impossible values, i.e. negative values, resampling to 60 Hz, smoothing using a third-order polynomial </w:t>
      </w:r>
      <w:proofErr w:type="spellStart"/>
      <w:r w:rsidRPr="00993F56">
        <w:t>Savitzky</w:t>
      </w:r>
      <w:proofErr w:type="spellEnd"/>
      <w:r w:rsidRPr="00993F56">
        <w:t xml:space="preserve">-Golay filter with 61-sample windows; </w:t>
      </w:r>
      <w:del w:id="592" w:author="Lucien Bickerstaff" w:date="2026-02-09T19:21:00Z" w16du:dateUtc="2026-02-09T18:21:00Z">
        <w:r w:rsidRPr="00993F56" w:rsidDel="000D6740">
          <w:delText xml:space="preserve">baseline segment corresponding to the median of the top 10% values of the whole recording used for normalisation; </w:delText>
        </w:r>
      </w:del>
      <w:r w:rsidRPr="00993F56">
        <w:t>and baseline-corrected pupil size expressed as a percentage of baseline</w:t>
      </w:r>
      <w:ins w:id="593" w:author="Lucien Bickerstaff" w:date="2026-02-09T19:21:00Z" w16du:dateUtc="2026-02-09T18:21:00Z">
        <w:r w:rsidR="000D6740">
          <w:t xml:space="preserve">, </w:t>
        </w:r>
        <w:r w:rsidR="000D6740" w:rsidRPr="00993F56">
          <w:t>corresponding to the median of the top 10% values of the whole recording used for normalisation</w:t>
        </w:r>
      </w:ins>
      <w:r w:rsidRPr="00993F56">
        <w:t>. Vertical lines indicate light onset times, colour-coded by melanopic equivalent daylight illuminance (EDI). All panels share a common time axis.</w:t>
      </w:r>
    </w:p>
    <w:p w14:paraId="2F11FF01" w14:textId="77777777" w:rsidR="008941C7" w:rsidRDefault="008941C7">
      <w:pPr>
        <w:spacing w:line="279" w:lineRule="auto"/>
        <w:rPr>
          <w:rFonts w:cs="Arial"/>
          <w:noProof/>
        </w:rPr>
      </w:pPr>
      <w:r>
        <w:rPr>
          <w:rFonts w:cs="Arial"/>
          <w:noProof/>
        </w:rPr>
        <w:br w:type="page"/>
      </w:r>
    </w:p>
    <w:p w14:paraId="080E29FD" w14:textId="1FEF014F" w:rsidR="00993F56" w:rsidRDefault="00C14B49" w:rsidP="00993F56">
      <w:pPr>
        <w:keepNext/>
      </w:pPr>
      <w:r>
        <w:rPr>
          <w:rFonts w:cs="Arial"/>
          <w:noProof/>
        </w:rPr>
        <w:drawing>
          <wp:inline distT="0" distB="0" distL="0" distR="0" wp14:anchorId="1B7B6A94" wp14:editId="2D361414">
            <wp:extent cx="5943458" cy="7641590"/>
            <wp:effectExtent l="0" t="0" r="635" b="3810"/>
            <wp:docPr id="1448351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51812" name="Picture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458" cy="7641590"/>
                    </a:xfrm>
                    <a:prstGeom prst="rect">
                      <a:avLst/>
                    </a:prstGeom>
                  </pic:spPr>
                </pic:pic>
              </a:graphicData>
            </a:graphic>
          </wp:inline>
        </w:drawing>
      </w:r>
    </w:p>
    <w:p w14:paraId="36BC4425" w14:textId="0B759E8F" w:rsidR="003C5271" w:rsidRDefault="00993F56" w:rsidP="008941C7">
      <w:pPr>
        <w:pStyle w:val="Caption"/>
      </w:pPr>
      <w:r w:rsidRPr="00993F56">
        <w:t xml:space="preserve">Figure </w:t>
      </w:r>
      <w:r w:rsidRPr="00993F56">
        <w:fldChar w:fldCharType="begin"/>
      </w:r>
      <w:r w:rsidRPr="00993F56">
        <w:instrText xml:space="preserve"> SEQ Figure \* ARABIC </w:instrText>
      </w:r>
      <w:r w:rsidRPr="00993F56">
        <w:fldChar w:fldCharType="separate"/>
      </w:r>
      <w:r w:rsidR="00920720">
        <w:rPr>
          <w:noProof/>
        </w:rPr>
        <w:t>8</w:t>
      </w:r>
      <w:r w:rsidRPr="00993F56">
        <w:fldChar w:fldCharType="end"/>
      </w:r>
      <w:r w:rsidRPr="00993F56">
        <w:t xml:space="preserve">. </w:t>
      </w:r>
      <w:proofErr w:type="spellStart"/>
      <w:ins w:id="594" w:author="Gastbenutzer" w:date="2026-02-04T08:53:00Z" w16du:dateUtc="2026-02-04T08:53:04Z">
        <w:r w:rsidR="2A3BF4F4">
          <w:t>s</w:t>
        </w:r>
      </w:ins>
      <w:r w:rsidR="2A3BF4F4">
        <w:t>EMG</w:t>
      </w:r>
      <w:proofErr w:type="spellEnd"/>
      <w:r w:rsidRPr="00993F56">
        <w:t xml:space="preserve"> data signal preprocessing pipeline, for an example data set from the pilot data. Panels show (from top to bottom): raw EMG signal; zero-centred signal; rectified signal; smoothed signal obtained via zero-phase forward–backward fourth-order Butterworth low-pass filtering at 0.5 Hz</w:t>
      </w:r>
      <w:del w:id="595" w:author="Lucien Bickerstaff" w:date="2026-02-09T19:21:00Z" w16du:dateUtc="2026-02-09T18:21:00Z">
        <w:r w:rsidRPr="00993F56" w:rsidDel="000D6740">
          <w:delText>; baseline segment corresponding to the final five minutes of the dark adaptation period used for normalisation</w:delText>
        </w:r>
      </w:del>
      <w:r w:rsidRPr="00993F56">
        <w:t>; and baseline-corrected EMG expressed as a percentage of baseline</w:t>
      </w:r>
      <w:ins w:id="596" w:author="Lucien Bickerstaff" w:date="2026-02-09T19:21:00Z" w16du:dateUtc="2026-02-09T18:21:00Z">
        <w:r w:rsidR="000D6740">
          <w:t xml:space="preserve">, </w:t>
        </w:r>
        <w:r w:rsidR="000D6740" w:rsidRPr="00993F56">
          <w:t>corresponding to the final five minutes of the dark adaptation period used for normalisation</w:t>
        </w:r>
      </w:ins>
      <w:r w:rsidRPr="00993F56">
        <w:t>. Vertical lines indicate light onset times, colour-coded by melanopic equivalent daylight illuminance (EDI). All panels share a common time axis, and y-axis limits are constrained to the upper 99.99</w:t>
      </w:r>
      <w:r w:rsidRPr="00993F56">
        <w:rPr>
          <w:vertAlign w:val="superscript"/>
        </w:rPr>
        <w:t>th</w:t>
      </w:r>
      <w:r>
        <w:t xml:space="preserve"> </w:t>
      </w:r>
      <w:r w:rsidRPr="00993F56">
        <w:t xml:space="preserve">quantile of the data to improve </w:t>
      </w:r>
      <w:r w:rsidR="3A0259EB">
        <w:t>visualis</w:t>
      </w:r>
      <w:r w:rsidRPr="00993F56">
        <w:t>ation (removing frequent extreme outliers) while preserving relative signal dynamics.</w:t>
      </w:r>
    </w:p>
    <w:p w14:paraId="1F163F91" w14:textId="77777777" w:rsidR="008941C7" w:rsidRDefault="008941C7">
      <w:pPr>
        <w:spacing w:line="279" w:lineRule="auto"/>
        <w:rPr>
          <w:noProof/>
        </w:rPr>
      </w:pPr>
      <w:r>
        <w:rPr>
          <w:noProof/>
        </w:rPr>
        <w:br w:type="page"/>
      </w:r>
    </w:p>
    <w:p w14:paraId="254BC1CF" w14:textId="77777777" w:rsidR="00920720" w:rsidRDefault="00971BC7" w:rsidP="00920720">
      <w:pPr>
        <w:keepNext/>
      </w:pPr>
      <w:r>
        <w:rPr>
          <w:noProof/>
        </w:rPr>
        <w:drawing>
          <wp:inline distT="0" distB="0" distL="0" distR="0" wp14:anchorId="1963CBA3" wp14:editId="69A655CA">
            <wp:extent cx="5942965" cy="2546985"/>
            <wp:effectExtent l="0" t="0" r="635" b="5715"/>
            <wp:docPr id="1048181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81232" name="Picture 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2965" cy="2546985"/>
                    </a:xfrm>
                    <a:prstGeom prst="rect">
                      <a:avLst/>
                    </a:prstGeom>
                  </pic:spPr>
                </pic:pic>
              </a:graphicData>
            </a:graphic>
          </wp:inline>
        </w:drawing>
      </w:r>
    </w:p>
    <w:p w14:paraId="7837E57A" w14:textId="5113CE6B" w:rsidR="00971BC7" w:rsidRPr="00920720" w:rsidRDefault="00920720" w:rsidP="00920720">
      <w:pPr>
        <w:pStyle w:val="Caption"/>
      </w:pPr>
      <w:r w:rsidRPr="00920720">
        <w:t xml:space="preserve">Figure </w:t>
      </w:r>
      <w:r w:rsidRPr="00920720">
        <w:fldChar w:fldCharType="begin"/>
      </w:r>
      <w:r w:rsidRPr="00920720">
        <w:instrText xml:space="preserve"> SEQ Figure \* ARABIC </w:instrText>
      </w:r>
      <w:r w:rsidRPr="00920720">
        <w:fldChar w:fldCharType="separate"/>
      </w:r>
      <w:r w:rsidRPr="00920720">
        <w:t>9</w:t>
      </w:r>
      <w:r w:rsidRPr="00920720">
        <w:fldChar w:fldCharType="end"/>
      </w:r>
      <w:r w:rsidRPr="00920720">
        <w:t xml:space="preserve">. </w:t>
      </w:r>
      <w:r w:rsidR="000E24B8">
        <w:t>Pilot</w:t>
      </w:r>
      <w:r w:rsidRPr="00920720">
        <w:t xml:space="preserve"> data, showing group averages, N=18. Panels show (from left to right): trace obtained for orbicularis oculi </w:t>
      </w:r>
      <w:proofErr w:type="spellStart"/>
      <w:ins w:id="597" w:author="Gastbenutzer" w:date="2026-02-04T08:53:00Z" w16du:dateUtc="2026-02-04T08:53:39Z">
        <w:r w:rsidR="2A3BF4F4">
          <w:t>s</w:t>
        </w:r>
      </w:ins>
      <w:r w:rsidR="2A3BF4F4">
        <w:t>EMG</w:t>
      </w:r>
      <w:proofErr w:type="spellEnd"/>
      <w:r w:rsidRPr="00920720">
        <w:t xml:space="preserve"> activity from 10 seconds before light onset to 30 seconds after light offset; typical trace obtained for pupil size from 10 seconds before light onset to 30 seconds after light offset, and self-reported visual discomfort ratings as a function of light intensity (melanopic EDI).</w:t>
      </w:r>
    </w:p>
    <w:p w14:paraId="4207E711" w14:textId="1990DCD7" w:rsidR="00D41A45" w:rsidRPr="00330E54" w:rsidRDefault="00D41A45" w:rsidP="005D2604">
      <w:pPr>
        <w:rPr>
          <w:del w:id="598" w:author="Gastbenutzer" w:date="2026-02-04T08:53:00Z" w16du:dateUtc="2026-02-04T08:53:53Z"/>
          <w:rFonts w:cs="Arial"/>
        </w:rPr>
      </w:pPr>
    </w:p>
    <w:p w14:paraId="05B9B071" w14:textId="77777777" w:rsidR="00E70B0A" w:rsidRPr="008231D4" w:rsidRDefault="00E70B0A" w:rsidP="00B350E0">
      <w:pPr>
        <w:pStyle w:val="NormalWeb"/>
        <w:jc w:val="both"/>
        <w:rPr>
          <w:rFonts w:ascii="Arial" w:hAnsi="Arial" w:cs="Arial"/>
        </w:rPr>
        <w:sectPr w:rsidR="00E70B0A" w:rsidRPr="008231D4" w:rsidSect="006B189A">
          <w:headerReference w:type="default" r:id="rId22"/>
          <w:footerReference w:type="even" r:id="rId23"/>
          <w:footerReference w:type="default" r:id="rId24"/>
          <w:pgSz w:w="12240" w:h="15840"/>
          <w:pgMar w:top="1440" w:right="1440" w:bottom="1440" w:left="1440" w:header="720" w:footer="720" w:gutter="0"/>
          <w:lnNumType w:countBy="1" w:restart="continuous"/>
          <w:cols w:space="720"/>
          <w:docGrid w:linePitch="360"/>
        </w:sectPr>
      </w:pPr>
    </w:p>
    <w:p w14:paraId="654458FD" w14:textId="77777777" w:rsidR="00F36D3A" w:rsidRPr="008231D4" w:rsidRDefault="00F36D3A" w:rsidP="00F36D3A">
      <w:pPr>
        <w:pStyle w:val="NormalWeb"/>
        <w:rPr>
          <w:rFonts w:ascii="Arial" w:hAnsi="Arial" w:cs="Arial"/>
        </w:rPr>
      </w:pPr>
    </w:p>
    <w:p w14:paraId="0F02C7D0" w14:textId="62DD08B0" w:rsidR="005F2991" w:rsidRDefault="005F2991" w:rsidP="005F2991">
      <w:pPr>
        <w:pStyle w:val="Caption"/>
        <w:keepNext/>
      </w:pPr>
      <w:r>
        <w:t xml:space="preserve">Table </w:t>
      </w:r>
      <w:r>
        <w:fldChar w:fldCharType="begin"/>
      </w:r>
      <w:r>
        <w:instrText xml:space="preserve"> SEQ Table \* ARABIC </w:instrText>
      </w:r>
      <w:r>
        <w:fldChar w:fldCharType="separate"/>
      </w:r>
      <w:r>
        <w:rPr>
          <w:noProof/>
        </w:rPr>
        <w:t>6</w:t>
      </w:r>
      <w:r>
        <w:fldChar w:fldCharType="end"/>
      </w:r>
      <w:r>
        <w:t xml:space="preserve">. </w:t>
      </w:r>
      <w:r w:rsidRPr="005F2991">
        <w:t>Study design template</w:t>
      </w:r>
    </w:p>
    <w:tbl>
      <w:tblPr>
        <w:tblStyle w:val="TableGrid"/>
        <w:tblW w:w="0" w:type="auto"/>
        <w:tblLook w:val="06A0" w:firstRow="1" w:lastRow="0" w:firstColumn="1" w:lastColumn="0" w:noHBand="1" w:noVBand="1"/>
      </w:tblPr>
      <w:tblGrid>
        <w:gridCol w:w="1725"/>
        <w:gridCol w:w="2003"/>
        <w:gridCol w:w="1498"/>
        <w:gridCol w:w="1752"/>
        <w:gridCol w:w="1743"/>
        <w:gridCol w:w="1830"/>
        <w:gridCol w:w="2399"/>
      </w:tblGrid>
      <w:tr w:rsidR="008851BE" w:rsidRPr="005E500F" w14:paraId="4CD4FA92" w14:textId="77777777" w:rsidTr="007613DD">
        <w:trPr>
          <w:trHeight w:val="1932"/>
        </w:trPr>
        <w:tc>
          <w:tcPr>
            <w:tcW w:w="0" w:type="auto"/>
            <w:vAlign w:val="center"/>
          </w:tcPr>
          <w:p w14:paraId="040C5C9E" w14:textId="00B703CD" w:rsidR="4478E296" w:rsidRPr="0003606C" w:rsidRDefault="4478E296" w:rsidP="007613DD">
            <w:pPr>
              <w:rPr>
                <w:rFonts w:eastAsia="Arial" w:cs="Arial"/>
                <w:b/>
                <w:bCs/>
                <w:sz w:val="18"/>
                <w:szCs w:val="18"/>
              </w:rPr>
            </w:pPr>
            <w:r w:rsidRPr="0003606C">
              <w:rPr>
                <w:rFonts w:eastAsia="Arial" w:cs="Arial"/>
                <w:b/>
                <w:bCs/>
                <w:sz w:val="18"/>
                <w:szCs w:val="18"/>
              </w:rPr>
              <w:t>Question</w:t>
            </w:r>
          </w:p>
        </w:tc>
        <w:tc>
          <w:tcPr>
            <w:tcW w:w="0" w:type="auto"/>
            <w:vAlign w:val="center"/>
          </w:tcPr>
          <w:p w14:paraId="28C9819A" w14:textId="154C58C3" w:rsidR="4478E296" w:rsidRPr="0003606C" w:rsidRDefault="4478E296" w:rsidP="007613DD">
            <w:pPr>
              <w:rPr>
                <w:rFonts w:eastAsia="Arial" w:cs="Arial"/>
                <w:b/>
                <w:bCs/>
                <w:sz w:val="18"/>
                <w:szCs w:val="18"/>
              </w:rPr>
            </w:pPr>
            <w:r w:rsidRPr="0003606C">
              <w:rPr>
                <w:rFonts w:eastAsia="Arial" w:cs="Arial"/>
                <w:b/>
                <w:bCs/>
                <w:sz w:val="18"/>
                <w:szCs w:val="18"/>
              </w:rPr>
              <w:t>Hypothesis</w:t>
            </w:r>
          </w:p>
        </w:tc>
        <w:tc>
          <w:tcPr>
            <w:tcW w:w="0" w:type="auto"/>
            <w:vAlign w:val="center"/>
          </w:tcPr>
          <w:p w14:paraId="4A830039" w14:textId="0ABA845F" w:rsidR="4478E296" w:rsidRPr="0003606C" w:rsidRDefault="4478E296" w:rsidP="007613DD">
            <w:pPr>
              <w:rPr>
                <w:rFonts w:eastAsia="Arial" w:cs="Arial"/>
                <w:b/>
                <w:bCs/>
                <w:sz w:val="18"/>
                <w:szCs w:val="18"/>
              </w:rPr>
            </w:pPr>
            <w:r w:rsidRPr="0003606C">
              <w:rPr>
                <w:rFonts w:eastAsia="Arial" w:cs="Arial"/>
                <w:b/>
                <w:bCs/>
                <w:sz w:val="18"/>
                <w:szCs w:val="18"/>
              </w:rPr>
              <w:t>Sampling plan</w:t>
            </w:r>
          </w:p>
        </w:tc>
        <w:tc>
          <w:tcPr>
            <w:tcW w:w="0" w:type="auto"/>
            <w:vAlign w:val="center"/>
          </w:tcPr>
          <w:p w14:paraId="3D8DA0D9" w14:textId="0AF06954" w:rsidR="4478E296" w:rsidRPr="0003606C" w:rsidRDefault="4478E296" w:rsidP="007613DD">
            <w:pPr>
              <w:rPr>
                <w:rFonts w:eastAsia="Arial" w:cs="Arial"/>
                <w:b/>
                <w:bCs/>
                <w:sz w:val="18"/>
                <w:szCs w:val="18"/>
              </w:rPr>
            </w:pPr>
            <w:r w:rsidRPr="0003606C">
              <w:rPr>
                <w:rFonts w:eastAsia="Arial" w:cs="Arial"/>
                <w:b/>
                <w:bCs/>
                <w:sz w:val="18"/>
                <w:szCs w:val="18"/>
              </w:rPr>
              <w:t>Analysis plan</w:t>
            </w:r>
          </w:p>
        </w:tc>
        <w:tc>
          <w:tcPr>
            <w:tcW w:w="0" w:type="auto"/>
            <w:vAlign w:val="center"/>
          </w:tcPr>
          <w:p w14:paraId="51B3C327" w14:textId="30DDAF0B" w:rsidR="4478E296" w:rsidRPr="0003606C" w:rsidRDefault="4478E296" w:rsidP="007613DD">
            <w:pPr>
              <w:rPr>
                <w:rFonts w:eastAsia="Arial" w:cs="Arial"/>
                <w:b/>
                <w:bCs/>
                <w:sz w:val="18"/>
                <w:szCs w:val="18"/>
              </w:rPr>
            </w:pPr>
            <w:r w:rsidRPr="0003606C">
              <w:rPr>
                <w:rFonts w:eastAsia="Arial" w:cs="Arial"/>
                <w:b/>
                <w:bCs/>
                <w:sz w:val="18"/>
                <w:szCs w:val="18"/>
              </w:rPr>
              <w:t>Rationale for deciding the sensitivity of the test for confirming or disconfirming the hypothesis</w:t>
            </w:r>
          </w:p>
        </w:tc>
        <w:tc>
          <w:tcPr>
            <w:tcW w:w="0" w:type="auto"/>
            <w:vAlign w:val="center"/>
          </w:tcPr>
          <w:p w14:paraId="029007A6" w14:textId="666D85F2" w:rsidR="4478E296" w:rsidRPr="0003606C" w:rsidRDefault="4478E296" w:rsidP="007613DD">
            <w:pPr>
              <w:rPr>
                <w:rFonts w:eastAsia="Arial" w:cs="Arial"/>
                <w:b/>
                <w:bCs/>
                <w:sz w:val="18"/>
                <w:szCs w:val="18"/>
              </w:rPr>
            </w:pPr>
            <w:r w:rsidRPr="0003606C">
              <w:rPr>
                <w:rFonts w:eastAsia="Arial" w:cs="Arial"/>
                <w:b/>
                <w:bCs/>
                <w:sz w:val="18"/>
                <w:szCs w:val="18"/>
              </w:rPr>
              <w:t>Interpretation given different outcomes</w:t>
            </w:r>
          </w:p>
        </w:tc>
        <w:tc>
          <w:tcPr>
            <w:tcW w:w="0" w:type="auto"/>
            <w:vAlign w:val="center"/>
          </w:tcPr>
          <w:p w14:paraId="2451917C" w14:textId="7FD7BA70" w:rsidR="4478E296" w:rsidRPr="0003606C" w:rsidRDefault="4478E296" w:rsidP="007613DD">
            <w:pPr>
              <w:rPr>
                <w:rFonts w:eastAsia="Arial" w:cs="Arial"/>
                <w:b/>
                <w:bCs/>
                <w:sz w:val="18"/>
                <w:szCs w:val="18"/>
              </w:rPr>
            </w:pPr>
            <w:r w:rsidRPr="0003606C">
              <w:rPr>
                <w:rFonts w:eastAsia="Arial" w:cs="Arial"/>
                <w:b/>
                <w:bCs/>
                <w:sz w:val="18"/>
                <w:szCs w:val="18"/>
              </w:rPr>
              <w:t>Theory that could be shown wrong by the outcomes</w:t>
            </w:r>
          </w:p>
        </w:tc>
      </w:tr>
      <w:tr w:rsidR="008851BE" w:rsidRPr="005E500F" w14:paraId="6487216D" w14:textId="77777777" w:rsidTr="005D627A">
        <w:trPr>
          <w:trHeight w:val="1932"/>
        </w:trPr>
        <w:tc>
          <w:tcPr>
            <w:tcW w:w="0" w:type="auto"/>
          </w:tcPr>
          <w:p w14:paraId="111ADDE7" w14:textId="45B7E01A" w:rsidR="005E37A9" w:rsidRPr="0003606C" w:rsidRDefault="009A3C3B" w:rsidP="005D627A">
            <w:pPr>
              <w:rPr>
                <w:rFonts w:eastAsia="Arial" w:cs="Arial"/>
                <w:sz w:val="18"/>
                <w:szCs w:val="18"/>
              </w:rPr>
            </w:pPr>
            <w:r w:rsidRPr="0003606C">
              <w:rPr>
                <w:rFonts w:eastAsia="Arial" w:cs="Arial"/>
                <w:sz w:val="18"/>
                <w:szCs w:val="18"/>
              </w:rPr>
              <w:t>What photoreceptor</w:t>
            </w:r>
            <w:r w:rsidR="005E37A9" w:rsidRPr="0003606C">
              <w:rPr>
                <w:rFonts w:eastAsia="Arial" w:cs="Arial"/>
                <w:sz w:val="18"/>
                <w:szCs w:val="18"/>
              </w:rPr>
              <w:t xml:space="preserve"> mechanisms underlie subjective and objective physiological responses to bright light in humans?</w:t>
            </w:r>
          </w:p>
        </w:tc>
        <w:tc>
          <w:tcPr>
            <w:tcW w:w="0" w:type="auto"/>
          </w:tcPr>
          <w:p w14:paraId="2EAB4D78" w14:textId="526DDD3B" w:rsidR="36157BFC" w:rsidRPr="0003606C" w:rsidRDefault="0083472A" w:rsidP="005D627A">
            <w:pPr>
              <w:rPr>
                <w:rFonts w:eastAsia="Arial" w:cs="Arial"/>
                <w:sz w:val="18"/>
                <w:szCs w:val="18"/>
              </w:rPr>
            </w:pPr>
            <w:r w:rsidRPr="0003606C">
              <w:rPr>
                <w:rFonts w:eastAsia="Arial" w:cs="Arial"/>
                <w:sz w:val="18"/>
                <w:szCs w:val="18"/>
              </w:rPr>
              <w:t>We predict that the spectral sensitivity of physiological responses</w:t>
            </w:r>
            <w:r w:rsidR="00D513EC" w:rsidRPr="0003606C">
              <w:rPr>
                <w:rFonts w:eastAsia="Arial" w:cs="Arial"/>
                <w:sz w:val="18"/>
                <w:szCs w:val="18"/>
              </w:rPr>
              <w:t xml:space="preserve"> (pupillometry outcomes, EMG outcomes, </w:t>
            </w:r>
            <w:r w:rsidR="005D627A" w:rsidRPr="0003606C">
              <w:rPr>
                <w:rFonts w:eastAsia="Arial" w:cs="Arial"/>
                <w:sz w:val="18"/>
                <w:szCs w:val="18"/>
              </w:rPr>
              <w:t>subjective reporting outcomes)</w:t>
            </w:r>
            <w:r w:rsidRPr="0003606C">
              <w:rPr>
                <w:rFonts w:eastAsia="Arial" w:cs="Arial"/>
                <w:sz w:val="18"/>
                <w:szCs w:val="18"/>
              </w:rPr>
              <w:t xml:space="preserve"> to bright light is better fit by melanopsin than</w:t>
            </w:r>
            <w:r w:rsidR="00EB6124" w:rsidRPr="0003606C">
              <w:rPr>
                <w:rFonts w:eastAsia="Arial" w:cs="Arial"/>
                <w:sz w:val="18"/>
                <w:szCs w:val="18"/>
              </w:rPr>
              <w:t xml:space="preserve"> by</w:t>
            </w:r>
            <w:r w:rsidRPr="0003606C">
              <w:rPr>
                <w:rFonts w:eastAsia="Arial" w:cs="Arial"/>
                <w:sz w:val="18"/>
                <w:szCs w:val="18"/>
              </w:rPr>
              <w:t xml:space="preserve"> </w:t>
            </w:r>
            <w:r w:rsidR="00EB6124" w:rsidRPr="0003606C">
              <w:rPr>
                <w:rFonts w:eastAsia="Arial" w:cs="Arial"/>
                <w:sz w:val="18"/>
                <w:szCs w:val="18"/>
              </w:rPr>
              <w:t xml:space="preserve">L+M </w:t>
            </w:r>
            <w:r w:rsidR="00440064" w:rsidRPr="0003606C">
              <w:rPr>
                <w:rFonts w:eastAsia="Arial" w:cs="Arial"/>
                <w:sz w:val="18"/>
                <w:szCs w:val="18"/>
              </w:rPr>
              <w:t>opsins</w:t>
            </w:r>
            <w:r w:rsidR="00EB6124" w:rsidRPr="0003606C">
              <w:rPr>
                <w:rFonts w:eastAsia="Arial" w:cs="Arial"/>
                <w:sz w:val="18"/>
                <w:szCs w:val="18"/>
              </w:rPr>
              <w:t xml:space="preserve"> (photopic)</w:t>
            </w:r>
          </w:p>
        </w:tc>
        <w:tc>
          <w:tcPr>
            <w:tcW w:w="0" w:type="auto"/>
          </w:tcPr>
          <w:p w14:paraId="08C27D8F" w14:textId="45F83FE3" w:rsidR="36157BFC" w:rsidRPr="0003606C" w:rsidRDefault="001335E5" w:rsidP="005D627A">
            <w:pPr>
              <w:rPr>
                <w:rFonts w:eastAsia="Arial" w:cs="Arial"/>
                <w:sz w:val="18"/>
                <w:szCs w:val="18"/>
              </w:rPr>
            </w:pPr>
            <w:r w:rsidRPr="0003606C">
              <w:rPr>
                <w:rFonts w:eastAsia="Arial" w:cs="Arial"/>
                <w:sz w:val="18"/>
                <w:szCs w:val="18"/>
              </w:rPr>
              <w:t>2</w:t>
            </w:r>
            <w:r w:rsidR="00D376E3" w:rsidRPr="0003606C">
              <w:rPr>
                <w:rFonts w:eastAsia="Arial" w:cs="Arial"/>
                <w:sz w:val="18"/>
                <w:szCs w:val="18"/>
              </w:rPr>
              <w:t xml:space="preserve">0 </w:t>
            </w:r>
            <w:r w:rsidRPr="0003606C">
              <w:rPr>
                <w:rFonts w:eastAsia="Arial" w:cs="Arial"/>
                <w:sz w:val="18"/>
                <w:szCs w:val="18"/>
              </w:rPr>
              <w:t>participants will be recruited</w:t>
            </w:r>
            <w:r w:rsidR="008F216C" w:rsidRPr="0003606C">
              <w:rPr>
                <w:rFonts w:eastAsia="Arial" w:cs="Arial"/>
                <w:sz w:val="18"/>
                <w:szCs w:val="18"/>
              </w:rPr>
              <w:t>, allowing</w:t>
            </w:r>
            <w:r w:rsidR="00077F89" w:rsidRPr="0003606C">
              <w:rPr>
                <w:rFonts w:eastAsia="Arial" w:cs="Arial"/>
                <w:sz w:val="18"/>
                <w:szCs w:val="18"/>
              </w:rPr>
              <w:t xml:space="preserve"> for</w:t>
            </w:r>
            <w:r w:rsidR="008F216C" w:rsidRPr="0003606C">
              <w:rPr>
                <w:rFonts w:eastAsia="Arial" w:cs="Arial"/>
                <w:sz w:val="18"/>
                <w:szCs w:val="18"/>
              </w:rPr>
              <w:t xml:space="preserve"> power</w:t>
            </w:r>
            <w:r w:rsidR="00077F89" w:rsidRPr="0003606C">
              <w:rPr>
                <w:rFonts w:eastAsia="Arial" w:cs="Arial"/>
                <w:sz w:val="18"/>
                <w:szCs w:val="18"/>
              </w:rPr>
              <w:t xml:space="preserve"> &gt;0.8 </w:t>
            </w:r>
            <w:r w:rsidR="008F216C" w:rsidRPr="0003606C">
              <w:rPr>
                <w:rFonts w:eastAsia="Arial" w:cs="Arial"/>
                <w:sz w:val="18"/>
                <w:szCs w:val="18"/>
              </w:rPr>
              <w:t>(</w:t>
            </w:r>
            <w:r w:rsidR="001A6267" w:rsidRPr="0003606C">
              <w:rPr>
                <w:rFonts w:eastAsia="Arial" w:cs="Arial"/>
                <w:sz w:val="18"/>
                <w:szCs w:val="18"/>
              </w:rPr>
              <w:t>determined using BFDA</w:t>
            </w:r>
            <w:r w:rsidR="008851BE" w:rsidRPr="0003606C">
              <w:rPr>
                <w:rFonts w:eastAsia="Arial" w:cs="Arial"/>
                <w:sz w:val="18"/>
                <w:szCs w:val="18"/>
              </w:rPr>
              <w:t xml:space="preserve"> on pilot data</w:t>
            </w:r>
            <w:r w:rsidR="001A6267" w:rsidRPr="0003606C">
              <w:rPr>
                <w:rFonts w:eastAsia="Arial" w:cs="Arial"/>
                <w:sz w:val="18"/>
                <w:szCs w:val="18"/>
              </w:rPr>
              <w:t xml:space="preserve">). </w:t>
            </w:r>
          </w:p>
        </w:tc>
        <w:tc>
          <w:tcPr>
            <w:tcW w:w="0" w:type="auto"/>
          </w:tcPr>
          <w:p w14:paraId="293170A9" w14:textId="388BD5D0" w:rsidR="36157BFC" w:rsidRPr="0003606C" w:rsidRDefault="00C056A1" w:rsidP="005D627A">
            <w:pPr>
              <w:rPr>
                <w:rFonts w:eastAsia="Arial" w:cs="Arial"/>
                <w:sz w:val="18"/>
                <w:szCs w:val="18"/>
              </w:rPr>
            </w:pPr>
            <w:r w:rsidRPr="0003606C">
              <w:rPr>
                <w:rFonts w:eastAsia="Arial" w:cs="Arial"/>
                <w:sz w:val="18"/>
                <w:szCs w:val="18"/>
              </w:rPr>
              <w:t xml:space="preserve">Bayesian Model Comparison, </w:t>
            </w:r>
            <w:r w:rsidR="00E70B0A" w:rsidRPr="0003606C">
              <w:rPr>
                <w:rFonts w:eastAsia="Arial" w:cs="Arial"/>
                <w:sz w:val="18"/>
                <w:szCs w:val="18"/>
              </w:rPr>
              <w:t>Linear Mixed Models</w:t>
            </w:r>
          </w:p>
          <w:p w14:paraId="081DC6C1" w14:textId="77777777" w:rsidR="00E70B0A" w:rsidRPr="0003606C" w:rsidRDefault="00E70B0A" w:rsidP="005D627A">
            <w:pPr>
              <w:rPr>
                <w:rFonts w:eastAsia="Arial" w:cs="Arial"/>
                <w:sz w:val="18"/>
                <w:szCs w:val="18"/>
              </w:rPr>
            </w:pPr>
          </w:p>
          <w:p w14:paraId="0B5AFD9E" w14:textId="77777777" w:rsidR="00E70B0A" w:rsidRPr="0003606C" w:rsidRDefault="00E70B0A" w:rsidP="005D627A">
            <w:pPr>
              <w:rPr>
                <w:rFonts w:eastAsia="Arial" w:cs="Arial"/>
                <w:sz w:val="18"/>
                <w:szCs w:val="18"/>
              </w:rPr>
            </w:pPr>
            <w:r w:rsidRPr="0003606C">
              <w:rPr>
                <w:rFonts w:eastAsia="Arial" w:cs="Arial"/>
                <w:i/>
                <w:iCs/>
                <w:sz w:val="18"/>
                <w:szCs w:val="18"/>
              </w:rPr>
              <w:t>Fixed effects:</w:t>
            </w:r>
            <w:r w:rsidRPr="0003606C">
              <w:rPr>
                <w:rFonts w:eastAsia="Arial" w:cs="Arial"/>
                <w:sz w:val="18"/>
                <w:szCs w:val="18"/>
              </w:rPr>
              <w:t xml:space="preserve"> </w:t>
            </w:r>
            <w:r w:rsidR="007E409A" w:rsidRPr="0003606C">
              <w:rPr>
                <w:rFonts w:eastAsia="Arial" w:cs="Arial"/>
                <w:sz w:val="18"/>
                <w:szCs w:val="18"/>
              </w:rPr>
              <w:t>Melanopic EDI</w:t>
            </w:r>
            <w:r w:rsidR="001F3B25" w:rsidRPr="0003606C">
              <w:rPr>
                <w:rFonts w:eastAsia="Arial" w:cs="Arial"/>
                <w:sz w:val="18"/>
                <w:szCs w:val="18"/>
              </w:rPr>
              <w:t xml:space="preserve"> for full model, Photopic illuminance for null model</w:t>
            </w:r>
          </w:p>
          <w:p w14:paraId="3923B96F" w14:textId="77777777" w:rsidR="001F3B25" w:rsidRPr="0003606C" w:rsidRDefault="001F3B25" w:rsidP="005D627A">
            <w:pPr>
              <w:rPr>
                <w:rFonts w:eastAsia="Arial" w:cs="Arial"/>
                <w:sz w:val="18"/>
                <w:szCs w:val="18"/>
              </w:rPr>
            </w:pPr>
          </w:p>
          <w:p w14:paraId="165555CE" w14:textId="2F694E88" w:rsidR="001F3B25" w:rsidRPr="0003606C" w:rsidRDefault="001F3B25" w:rsidP="005D627A">
            <w:pPr>
              <w:rPr>
                <w:rFonts w:eastAsia="Arial" w:cs="Arial"/>
                <w:sz w:val="18"/>
                <w:szCs w:val="18"/>
              </w:rPr>
            </w:pPr>
            <w:r w:rsidRPr="0003606C">
              <w:rPr>
                <w:rFonts w:eastAsia="Arial" w:cs="Arial"/>
                <w:i/>
                <w:iCs/>
                <w:sz w:val="18"/>
                <w:szCs w:val="18"/>
              </w:rPr>
              <w:t>Random effects:</w:t>
            </w:r>
            <w:r w:rsidRPr="0003606C">
              <w:rPr>
                <w:rFonts w:eastAsia="Arial" w:cs="Arial"/>
                <w:sz w:val="18"/>
                <w:szCs w:val="18"/>
              </w:rPr>
              <w:t xml:space="preserve"> </w:t>
            </w:r>
            <w:r w:rsidR="00D92CCC" w:rsidRPr="0003606C">
              <w:rPr>
                <w:rFonts w:eastAsia="Arial" w:cs="Arial"/>
                <w:sz w:val="18"/>
                <w:szCs w:val="18"/>
              </w:rPr>
              <w:t>intercepts and slopes for participant ID (categorical with levels corresponding to participant number)</w:t>
            </w:r>
          </w:p>
        </w:tc>
        <w:tc>
          <w:tcPr>
            <w:tcW w:w="0" w:type="auto"/>
          </w:tcPr>
          <w:p w14:paraId="081E1172" w14:textId="24E13A57" w:rsidR="003D481F" w:rsidRPr="0003606C" w:rsidRDefault="003D481F" w:rsidP="005D627A">
            <w:pPr>
              <w:rPr>
                <w:rFonts w:eastAsia="Arial" w:cs="Arial"/>
                <w:sz w:val="18"/>
                <w:szCs w:val="18"/>
              </w:rPr>
            </w:pPr>
            <w:r w:rsidRPr="0003606C">
              <w:rPr>
                <w:rFonts w:eastAsia="Arial" w:cs="Arial"/>
                <w:sz w:val="18"/>
                <w:szCs w:val="18"/>
                <w:u w:val="single"/>
              </w:rPr>
              <w:t>Inconclusive evidence:</w:t>
            </w:r>
            <w:r w:rsidRPr="0003606C">
              <w:rPr>
                <w:rFonts w:eastAsia="Arial" w:cs="Arial"/>
                <w:sz w:val="18"/>
                <w:szCs w:val="18"/>
              </w:rPr>
              <w:t xml:space="preserve"> 1&lt;BF&lt;3 = anecdotal</w:t>
            </w:r>
          </w:p>
          <w:p w14:paraId="04900900" w14:textId="4B8CE2DB" w:rsidR="003D481F" w:rsidRPr="0003606C" w:rsidRDefault="003D481F" w:rsidP="005D627A">
            <w:pPr>
              <w:rPr>
                <w:rFonts w:eastAsia="Arial" w:cs="Arial"/>
                <w:sz w:val="18"/>
                <w:szCs w:val="18"/>
              </w:rPr>
            </w:pPr>
            <w:r w:rsidRPr="0003606C">
              <w:rPr>
                <w:rFonts w:eastAsia="Arial" w:cs="Arial"/>
                <w:sz w:val="18"/>
                <w:szCs w:val="18"/>
              </w:rPr>
              <w:t>evidence</w:t>
            </w:r>
          </w:p>
          <w:p w14:paraId="74A56B01" w14:textId="228F87A7" w:rsidR="003D481F" w:rsidRPr="0003606C" w:rsidRDefault="005526CF" w:rsidP="005D627A">
            <w:pPr>
              <w:rPr>
                <w:rFonts w:eastAsia="Arial" w:cs="Arial"/>
                <w:sz w:val="18"/>
                <w:szCs w:val="18"/>
              </w:rPr>
            </w:pPr>
            <w:r w:rsidRPr="0003606C">
              <w:rPr>
                <w:rFonts w:eastAsia="Arial" w:cs="Arial"/>
                <w:sz w:val="18"/>
                <w:szCs w:val="18"/>
              </w:rPr>
              <w:t>3</w:t>
            </w:r>
            <w:r w:rsidR="003D481F" w:rsidRPr="0003606C">
              <w:rPr>
                <w:rFonts w:eastAsia="Arial" w:cs="Arial"/>
                <w:sz w:val="18"/>
                <w:szCs w:val="18"/>
              </w:rPr>
              <w:t>&lt;BF&lt;10 =</w:t>
            </w:r>
            <w:r w:rsidRPr="0003606C">
              <w:rPr>
                <w:rFonts w:eastAsia="Arial" w:cs="Arial"/>
                <w:sz w:val="18"/>
                <w:szCs w:val="18"/>
              </w:rPr>
              <w:t xml:space="preserve"> </w:t>
            </w:r>
            <w:r w:rsidR="003D481F" w:rsidRPr="0003606C">
              <w:rPr>
                <w:rFonts w:eastAsia="Arial" w:cs="Arial"/>
                <w:sz w:val="18"/>
                <w:szCs w:val="18"/>
              </w:rPr>
              <w:t>moderate</w:t>
            </w:r>
            <w:r w:rsidRPr="0003606C">
              <w:rPr>
                <w:rFonts w:eastAsia="Arial" w:cs="Arial"/>
                <w:sz w:val="18"/>
                <w:szCs w:val="18"/>
              </w:rPr>
              <w:t xml:space="preserve"> </w:t>
            </w:r>
            <w:r w:rsidR="003D481F" w:rsidRPr="0003606C">
              <w:rPr>
                <w:rFonts w:eastAsia="Arial" w:cs="Arial"/>
                <w:sz w:val="18"/>
                <w:szCs w:val="18"/>
              </w:rPr>
              <w:t>evidence</w:t>
            </w:r>
          </w:p>
          <w:p w14:paraId="63C4ADDA" w14:textId="77777777" w:rsidR="005526CF" w:rsidRPr="0003606C" w:rsidRDefault="005526CF" w:rsidP="005D627A">
            <w:pPr>
              <w:rPr>
                <w:rFonts w:eastAsia="Arial" w:cs="Arial"/>
                <w:sz w:val="18"/>
                <w:szCs w:val="18"/>
              </w:rPr>
            </w:pPr>
          </w:p>
          <w:p w14:paraId="00DA67EC" w14:textId="77777777" w:rsidR="005526CF" w:rsidRPr="0003606C" w:rsidRDefault="003D481F" w:rsidP="005D627A">
            <w:pPr>
              <w:rPr>
                <w:rFonts w:eastAsia="Arial" w:cs="Arial"/>
                <w:sz w:val="18"/>
                <w:szCs w:val="18"/>
                <w:u w:val="single"/>
              </w:rPr>
            </w:pPr>
            <w:r w:rsidRPr="0003606C">
              <w:rPr>
                <w:rFonts w:eastAsia="Arial" w:cs="Arial"/>
                <w:sz w:val="18"/>
                <w:szCs w:val="18"/>
                <w:u w:val="single"/>
              </w:rPr>
              <w:t>Conclusive evidence</w:t>
            </w:r>
            <w:r w:rsidR="005526CF" w:rsidRPr="0003606C">
              <w:rPr>
                <w:rFonts w:eastAsia="Arial" w:cs="Arial"/>
                <w:sz w:val="18"/>
                <w:szCs w:val="18"/>
                <w:u w:val="single"/>
              </w:rPr>
              <w:t>:</w:t>
            </w:r>
          </w:p>
          <w:p w14:paraId="0B5962E8" w14:textId="73DB665E" w:rsidR="005526CF" w:rsidRPr="0003606C" w:rsidRDefault="003D481F" w:rsidP="005D627A">
            <w:pPr>
              <w:rPr>
                <w:rFonts w:eastAsia="Arial" w:cs="Arial"/>
                <w:sz w:val="18"/>
                <w:szCs w:val="18"/>
              </w:rPr>
            </w:pPr>
            <w:r w:rsidRPr="0003606C">
              <w:rPr>
                <w:rFonts w:eastAsia="Arial" w:cs="Arial"/>
                <w:sz w:val="18"/>
                <w:szCs w:val="18"/>
              </w:rPr>
              <w:t>10&lt;BF&lt;30 = strong</w:t>
            </w:r>
            <w:r w:rsidR="005526CF" w:rsidRPr="0003606C">
              <w:rPr>
                <w:rFonts w:eastAsia="Arial" w:cs="Arial"/>
                <w:sz w:val="18"/>
                <w:szCs w:val="18"/>
              </w:rPr>
              <w:t xml:space="preserve"> </w:t>
            </w:r>
            <w:r w:rsidRPr="0003606C">
              <w:rPr>
                <w:rFonts w:eastAsia="Arial" w:cs="Arial"/>
                <w:sz w:val="18"/>
                <w:szCs w:val="18"/>
              </w:rPr>
              <w:t>evidence</w:t>
            </w:r>
          </w:p>
          <w:p w14:paraId="7695E513" w14:textId="6A5CA3E2" w:rsidR="36157BFC" w:rsidRPr="0003606C" w:rsidRDefault="003D481F" w:rsidP="005D627A">
            <w:pPr>
              <w:rPr>
                <w:rFonts w:eastAsia="Arial" w:cs="Arial"/>
                <w:sz w:val="18"/>
                <w:szCs w:val="18"/>
              </w:rPr>
            </w:pPr>
            <w:r w:rsidRPr="0003606C">
              <w:rPr>
                <w:rFonts w:eastAsia="Arial" w:cs="Arial"/>
                <w:sz w:val="18"/>
                <w:szCs w:val="18"/>
              </w:rPr>
              <w:t>BF&gt;30 = very strong</w:t>
            </w:r>
            <w:r w:rsidR="005526CF" w:rsidRPr="0003606C">
              <w:rPr>
                <w:rFonts w:eastAsia="Arial" w:cs="Arial"/>
                <w:sz w:val="18"/>
                <w:szCs w:val="18"/>
              </w:rPr>
              <w:t xml:space="preserve"> </w:t>
            </w:r>
            <w:r w:rsidRPr="0003606C">
              <w:rPr>
                <w:rFonts w:eastAsia="Arial" w:cs="Arial"/>
                <w:sz w:val="18"/>
                <w:szCs w:val="18"/>
              </w:rPr>
              <w:t>evidence</w:t>
            </w:r>
          </w:p>
        </w:tc>
        <w:tc>
          <w:tcPr>
            <w:tcW w:w="0" w:type="auto"/>
          </w:tcPr>
          <w:p w14:paraId="6991775E" w14:textId="5625B913" w:rsidR="36157BFC" w:rsidRPr="0003606C" w:rsidRDefault="005A114C" w:rsidP="005D627A">
            <w:pPr>
              <w:rPr>
                <w:rFonts w:eastAsia="Arial" w:cs="Arial"/>
                <w:sz w:val="18"/>
                <w:szCs w:val="18"/>
              </w:rPr>
            </w:pPr>
            <w:r w:rsidRPr="0003606C">
              <w:rPr>
                <w:rFonts w:eastAsia="Arial" w:cs="Arial"/>
                <w:sz w:val="18"/>
                <w:szCs w:val="18"/>
              </w:rPr>
              <w:t>Conclusive evidence would mean the physiological responses measured as a response to bright light are mainly melanopsin-driven.</w:t>
            </w:r>
          </w:p>
        </w:tc>
        <w:tc>
          <w:tcPr>
            <w:tcW w:w="0" w:type="auto"/>
          </w:tcPr>
          <w:p w14:paraId="7D337B55" w14:textId="79BCC193" w:rsidR="36157BFC" w:rsidRPr="0003606C" w:rsidRDefault="001951B4" w:rsidP="005D627A">
            <w:pPr>
              <w:rPr>
                <w:rFonts w:eastAsia="Arial" w:cs="Arial"/>
                <w:sz w:val="18"/>
                <w:szCs w:val="18"/>
              </w:rPr>
            </w:pPr>
            <w:r w:rsidRPr="0003606C">
              <w:rPr>
                <w:rFonts w:eastAsia="Arial" w:cs="Arial"/>
                <w:sz w:val="18"/>
                <w:szCs w:val="18"/>
              </w:rPr>
              <w:t xml:space="preserve">There is a growing body of evidence suggesting that melanopsin is the main driver of many </w:t>
            </w:r>
            <w:r w:rsidR="00567F71" w:rsidRPr="0003606C">
              <w:rPr>
                <w:rFonts w:eastAsia="Arial" w:cs="Arial"/>
                <w:sz w:val="18"/>
                <w:szCs w:val="18"/>
              </w:rPr>
              <w:t xml:space="preserve">visual functions, including visual discomfort. Our </w:t>
            </w:r>
            <w:r w:rsidR="00CE768E" w:rsidRPr="0003606C">
              <w:rPr>
                <w:rFonts w:eastAsia="Arial" w:cs="Arial"/>
                <w:sz w:val="18"/>
                <w:szCs w:val="18"/>
              </w:rPr>
              <w:t>study</w:t>
            </w:r>
            <w:r w:rsidR="00567F71" w:rsidRPr="0003606C">
              <w:rPr>
                <w:rFonts w:eastAsia="Arial" w:cs="Arial"/>
                <w:sz w:val="18"/>
                <w:szCs w:val="18"/>
              </w:rPr>
              <w:t xml:space="preserve"> </w:t>
            </w:r>
            <w:r w:rsidR="001514E6" w:rsidRPr="0003606C">
              <w:rPr>
                <w:rFonts w:eastAsia="Arial" w:cs="Arial"/>
                <w:sz w:val="18"/>
                <w:szCs w:val="18"/>
              </w:rPr>
              <w:t>will</w:t>
            </w:r>
            <w:r w:rsidR="00E361A0" w:rsidRPr="0003606C">
              <w:rPr>
                <w:rFonts w:eastAsia="Arial" w:cs="Arial"/>
                <w:sz w:val="18"/>
                <w:szCs w:val="18"/>
              </w:rPr>
              <w:t xml:space="preserve"> contribute to </w:t>
            </w:r>
            <w:r w:rsidR="00031725" w:rsidRPr="0003606C">
              <w:rPr>
                <w:rFonts w:eastAsia="Arial" w:cs="Arial"/>
                <w:sz w:val="18"/>
                <w:szCs w:val="18"/>
              </w:rPr>
              <w:t xml:space="preserve">further </w:t>
            </w:r>
            <w:r w:rsidR="001F424A" w:rsidRPr="0003606C">
              <w:rPr>
                <w:rFonts w:eastAsia="Arial" w:cs="Arial"/>
                <w:sz w:val="18"/>
                <w:szCs w:val="18"/>
              </w:rPr>
              <w:t>characterise</w:t>
            </w:r>
            <w:r w:rsidR="00F61388" w:rsidRPr="0003606C">
              <w:rPr>
                <w:rFonts w:eastAsia="Arial" w:cs="Arial"/>
                <w:sz w:val="18"/>
                <w:szCs w:val="18"/>
              </w:rPr>
              <w:t xml:space="preserve"> the biological system </w:t>
            </w:r>
            <w:r w:rsidR="0059404B" w:rsidRPr="0003606C">
              <w:rPr>
                <w:rFonts w:eastAsia="Arial" w:cs="Arial"/>
                <w:sz w:val="18"/>
                <w:szCs w:val="18"/>
              </w:rPr>
              <w:t xml:space="preserve">at play and </w:t>
            </w:r>
            <w:r w:rsidR="00DC6BF3" w:rsidRPr="0003606C">
              <w:rPr>
                <w:rFonts w:eastAsia="Arial" w:cs="Arial"/>
                <w:sz w:val="18"/>
                <w:szCs w:val="18"/>
              </w:rPr>
              <w:t>may suggest that melanopsin is only partially, or not all, involved in visual discomfort responses in humans</w:t>
            </w:r>
            <w:r w:rsidR="00DF5E38" w:rsidRPr="0003606C">
              <w:rPr>
                <w:rFonts w:eastAsia="Arial" w:cs="Arial"/>
                <w:sz w:val="18"/>
                <w:szCs w:val="18"/>
              </w:rPr>
              <w:t>.</w:t>
            </w:r>
          </w:p>
        </w:tc>
      </w:tr>
    </w:tbl>
    <w:p w14:paraId="0EDED2E1" w14:textId="77777777" w:rsidR="36157BFC" w:rsidRPr="008231D4" w:rsidRDefault="36157BFC" w:rsidP="36157BFC">
      <w:pPr>
        <w:spacing w:after="0"/>
        <w:jc w:val="both"/>
        <w:rPr>
          <w:rFonts w:eastAsia="Arial" w:cs="Arial"/>
        </w:rPr>
      </w:pPr>
    </w:p>
    <w:sectPr w:rsidR="36157BFC" w:rsidRPr="008231D4" w:rsidSect="00E70B0A">
      <w:headerReference w:type="default" r:id="rId25"/>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Lucien Bickerstaff" w:date="2024-06-17T10:57:00Z" w:initials="LB">
    <w:p w14:paraId="0C149087" w14:textId="2C3CF362" w:rsidR="00A01A90" w:rsidRDefault="00A01A90" w:rsidP="00A01A90">
      <w:r>
        <w:t xml:space="preserve">References in the main text should appear as superscript numerals, in order of mention. Only articles that have been published or accepted by a named publication or recognized preprint server should be in the </w:t>
      </w:r>
      <w:r w:rsidRPr="7F9BA42B">
        <w:rPr>
          <w:b/>
          <w:bCs/>
        </w:rPr>
        <w:t>reference list</w:t>
      </w:r>
      <w:r>
        <w:t xml:space="preserve">. If a manuscript is under consideration or not yet submitted, it should be mentioned in the main text only in parentheses, as follows: (Up to five author names, et al., unpublished manuscript). Published conference abstracts, numbered patents and research datasets that have been assigned a digital object identifier may be included in the reference list. </w:t>
      </w:r>
      <w:r>
        <w:annotationRef/>
      </w:r>
    </w:p>
  </w:comment>
  <w:comment w:id="5" w:author="Lucien Bickerstaff" w:date="2025-09-11T15:15:00Z" w:initials="LB">
    <w:p w14:paraId="20FEE35F" w14:textId="685285B9" w:rsidR="006C65E0" w:rsidRDefault="006C65E0">
      <w:pPr>
        <w:pStyle w:val="CommentText"/>
      </w:pPr>
      <w:r>
        <w:rPr>
          <w:rStyle w:val="CommentReference"/>
        </w:rPr>
        <w:annotationRef/>
      </w:r>
      <w:r>
        <w:t>Recapitulating figure would be nice?</w:t>
      </w:r>
    </w:p>
  </w:comment>
  <w:comment w:id="6" w:author="Johannes Zauner" w:date="2026-02-04T08:31:00Z" w:initials="JZ">
    <w:p w14:paraId="4FBEA21E" w14:textId="77777777" w:rsidR="00FE46DA" w:rsidRDefault="00FE46DA" w:rsidP="00FE46DA">
      <w:r>
        <w:rPr>
          <w:rStyle w:val="CommentReference"/>
        </w:rPr>
        <w:annotationRef/>
      </w:r>
      <w:r>
        <w:rPr>
          <w:sz w:val="20"/>
          <w:szCs w:val="20"/>
        </w:rPr>
        <w:t>but not required</w:t>
      </w:r>
    </w:p>
  </w:comment>
  <w:comment w:id="10" w:author="Johannes Zauner" w:date="2026-02-04T08:26:00Z" w:initials="JZ">
    <w:p w14:paraId="61A88056" w14:textId="2B9D99E6" w:rsidR="007D3BE8" w:rsidRDefault="007D3BE8" w:rsidP="007D3BE8">
      <w:r>
        <w:rPr>
          <w:rStyle w:val="CommentReference"/>
        </w:rPr>
        <w:annotationRef/>
      </w:r>
      <w:r>
        <w:rPr>
          <w:sz w:val="20"/>
          <w:szCs w:val="20"/>
        </w:rPr>
        <w:t>and time of day</w:t>
      </w:r>
    </w:p>
  </w:comment>
  <w:comment w:id="13" w:author="Lucien Bickerstaff" w:date="2025-09-11T11:26:00Z" w:initials="LB">
    <w:p w14:paraId="148C2C03" w14:textId="36AFB4AB" w:rsidR="00D30C04" w:rsidRDefault="00D30C04">
      <w:pPr>
        <w:pStyle w:val="CommentText"/>
      </w:pPr>
      <w:r>
        <w:rPr>
          <w:rStyle w:val="CommentReference"/>
        </w:rPr>
        <w:annotationRef/>
      </w:r>
      <w:r>
        <w:t>Relevant?</w:t>
      </w:r>
    </w:p>
  </w:comment>
  <w:comment w:id="14" w:author="Johannes Zauner" w:date="2026-02-04T08:28:00Z" w:initials="JZ">
    <w:p w14:paraId="1F357BA2" w14:textId="77777777" w:rsidR="00092EC6" w:rsidRDefault="00092EC6" w:rsidP="00092EC6">
      <w:r>
        <w:rPr>
          <w:rStyle w:val="CommentReference"/>
        </w:rPr>
        <w:annotationRef/>
      </w:r>
      <w:r>
        <w:rPr>
          <w:sz w:val="20"/>
          <w:szCs w:val="20"/>
        </w:rPr>
        <w:t>source/reference?</w:t>
      </w:r>
    </w:p>
  </w:comment>
  <w:comment w:id="15" w:author="Johannes Zauner" w:date="2026-02-04T08:40:00Z" w:initials="JZ">
    <w:p w14:paraId="26D3F87F" w14:textId="77777777" w:rsidR="0092497C" w:rsidRDefault="0092497C" w:rsidP="0092497C">
      <w:r>
        <w:rPr>
          <w:rStyle w:val="CommentReference"/>
        </w:rPr>
        <w:annotationRef/>
      </w:r>
      <w:r>
        <w:rPr>
          <w:color w:val="111111"/>
          <w:sz w:val="20"/>
          <w:szCs w:val="20"/>
        </w:rPr>
        <w:t>Just a note that there is an important distinction between the spectral sensitivity of melanopsin as an opsin measured in isolation and the melanopic sensitivity of ipRGCs as defined for a reference observer. A similar distinction exists between cone opsins and cone fundamentals. While all of these terms are used in the literature, it would be helpful to clarify what is meant by “melanopsin” in this context. In most cases—particularly when referring to CIE S 026—this refers to the melanopic spectral sensitivity function of the CIE standard observer, not the intrinsic absorption spectrum of the melanopsin molecule.</w:t>
      </w:r>
    </w:p>
  </w:comment>
  <w:comment w:id="16" w:author="Lucien Bickerstaff" w:date="2026-01-27T18:37:00Z" w:initials="LB">
    <w:p w14:paraId="4FDBA895" w14:textId="4F1F031C" w:rsidR="00C7510B" w:rsidRDefault="00C7510B" w:rsidP="00C7510B">
      <w:r>
        <w:rPr>
          <w:rStyle w:val="CommentReference"/>
        </w:rPr>
        <w:annotationRef/>
      </w:r>
      <w:r>
        <w:rPr>
          <w:sz w:val="20"/>
          <w:szCs w:val="20"/>
        </w:rPr>
        <w:t>necessary to have them separate?</w:t>
      </w:r>
    </w:p>
  </w:comment>
  <w:comment w:id="17" w:author="Johannes Zauner" w:date="2026-02-04T08:34:00Z" w:initials="JZ">
    <w:p w14:paraId="61413450" w14:textId="77777777" w:rsidR="00F0787A" w:rsidRDefault="00F0787A" w:rsidP="00F0787A">
      <w:r>
        <w:rPr>
          <w:rStyle w:val="CommentReference"/>
        </w:rPr>
        <w:annotationRef/>
      </w:r>
      <w:r>
        <w:rPr>
          <w:sz w:val="20"/>
          <w:szCs w:val="20"/>
        </w:rPr>
        <w:t xml:space="preserve">would keep them separate. </w:t>
      </w:r>
    </w:p>
  </w:comment>
  <w:comment w:id="45" w:author="Lucien Bickerstaff" w:date="2026-01-12T14:47:00Z" w:initials="LB">
    <w:p w14:paraId="716AC8CD" w14:textId="6B8C8F50" w:rsidR="00422E5A" w:rsidRDefault="00422E5A" w:rsidP="00422E5A">
      <w:r>
        <w:rPr>
          <w:rStyle w:val="CommentReference"/>
        </w:rPr>
        <w:annotationRef/>
      </w:r>
      <w:r>
        <w:rPr>
          <w:sz w:val="20"/>
          <w:szCs w:val="20"/>
        </w:rPr>
        <w:t>this section describes the data and the hysiological responses. different description puprose than for sampling size calculation</w:t>
      </w:r>
    </w:p>
  </w:comment>
  <w:comment w:id="46" w:author="Lucien Bickerstaff" w:date="2026-01-12T14:51:00Z" w:initials="LB">
    <w:p w14:paraId="6FFA558D" w14:textId="77777777" w:rsidR="0041226D" w:rsidRDefault="0041226D" w:rsidP="0041226D">
      <w:r>
        <w:rPr>
          <w:rStyle w:val="CommentReference"/>
        </w:rPr>
        <w:annotationRef/>
      </w:r>
      <w:r>
        <w:rPr>
          <w:sz w:val="20"/>
          <w:szCs w:val="20"/>
        </w:rPr>
        <w:t>daat will be made available as part of another publciation</w:t>
      </w:r>
    </w:p>
  </w:comment>
  <w:comment w:id="47" w:author="Manuel Spitschan" w:date="2025-11-26T19:36:00Z" w:initials="Office">
    <w:p w14:paraId="316F2713" w14:textId="3F7F7FFB" w:rsidR="003C1B97" w:rsidRDefault="003C1B97" w:rsidP="003C1B97">
      <w:r>
        <w:rPr>
          <w:rStyle w:val="CommentReference"/>
        </w:rPr>
        <w:annotationRef/>
      </w:r>
      <w:r>
        <w:rPr>
          <w:sz w:val="20"/>
          <w:szCs w:val="20"/>
        </w:rPr>
        <w:t>Please add citation here: https://link.springer.com/article/10.3758/s13428-018-01189-8</w:t>
      </w:r>
    </w:p>
  </w:comment>
  <w:comment w:id="48" w:author="Manuel Spitschan" w:date="2025-11-26T19:37:00Z" w:initials="Office">
    <w:p w14:paraId="7A7FF2C3" w14:textId="77777777" w:rsidR="006B2B76" w:rsidRDefault="006B2B76" w:rsidP="006B2B76">
      <w:r>
        <w:rPr>
          <w:rStyle w:val="CommentReference"/>
        </w:rPr>
        <w:annotationRef/>
      </w:r>
      <w:r>
        <w:rPr>
          <w:sz w:val="20"/>
          <w:szCs w:val="20"/>
        </w:rPr>
        <w:t>Added a bit of text, but unsure if this captures what you had in mind.</w:t>
      </w:r>
    </w:p>
  </w:comment>
  <w:comment w:id="49" w:author="Manuel Spitschan" w:date="2025-11-26T19:40:00Z" w:initials="Office">
    <w:p w14:paraId="17A46467" w14:textId="77777777" w:rsidR="00DC694A" w:rsidRDefault="00DC694A" w:rsidP="00DC694A">
      <w:r>
        <w:rPr>
          <w:rStyle w:val="CommentReference"/>
        </w:rPr>
        <w:annotationRef/>
      </w:r>
      <w:r>
        <w:rPr>
          <w:sz w:val="20"/>
          <w:szCs w:val="20"/>
        </w:rPr>
        <w:t>Which types of bias would be reduced?</w:t>
      </w:r>
    </w:p>
  </w:comment>
  <w:comment w:id="50" w:author="Lucien Bickerstaff" w:date="2025-11-27T11:27:00Z" w:initials="LB">
    <w:p w14:paraId="5C755378" w14:textId="678C4836" w:rsidR="001807B8" w:rsidRDefault="001807B8">
      <w:pPr>
        <w:pStyle w:val="CommentText"/>
      </w:pPr>
      <w:r>
        <w:rPr>
          <w:rStyle w:val="CommentReference"/>
        </w:rPr>
        <w:annotationRef/>
      </w:r>
      <w:r w:rsidRPr="7750B988">
        <w:t>"as formulating hypotheses after analysing data from the exact same protocol would go against the whole point of preregistrering the study."</w:t>
      </w:r>
    </w:p>
  </w:comment>
  <w:comment w:id="60" w:author="Manuel Spitschan" w:date="2025-11-26T19:38:00Z" w:initials="Office">
    <w:p w14:paraId="5707B711" w14:textId="7AA88702" w:rsidR="00D3574C" w:rsidRDefault="00D3574C" w:rsidP="00D3574C">
      <w:r>
        <w:rPr>
          <w:rStyle w:val="CommentReference"/>
        </w:rPr>
        <w:annotationRef/>
      </w:r>
      <w:r>
        <w:rPr>
          <w:sz w:val="20"/>
          <w:szCs w:val="20"/>
        </w:rPr>
        <w:t>You’re presenting this here as a known fact, but I think the manuscript could benefit from showing how the pupil data is less reliable. Could we show a table of missing data across different data modalities? This would make the statement a lot more justified and stronger.</w:t>
      </w:r>
    </w:p>
  </w:comment>
  <w:comment w:id="68" w:author="Johannes Zauner" w:date="2026-02-04T09:36:00Z" w:initials="JZ">
    <w:p w14:paraId="7E32F587" w14:textId="77777777" w:rsidR="001A24A2" w:rsidRDefault="001A24A2" w:rsidP="001A24A2">
      <w:r>
        <w:rPr>
          <w:rStyle w:val="CommentReference"/>
        </w:rPr>
        <w:annotationRef/>
      </w:r>
      <w:r>
        <w:rPr>
          <w:sz w:val="20"/>
          <w:szCs w:val="20"/>
        </w:rPr>
        <w:t>Suggest to be more assertive here by just reporting the final model, not the options explored</w:t>
      </w:r>
    </w:p>
  </w:comment>
  <w:comment w:id="109" w:author="Johannes Zauner" w:date="2026-02-04T09:44:00Z" w:initials="JZ">
    <w:p w14:paraId="7E7B7397" w14:textId="77777777" w:rsidR="00DB7B78" w:rsidRDefault="00DB7B78" w:rsidP="00DB7B78">
      <w:r>
        <w:rPr>
          <w:rStyle w:val="CommentReference"/>
        </w:rPr>
        <w:annotationRef/>
      </w:r>
      <w:r>
        <w:rPr>
          <w:sz w:val="20"/>
          <w:szCs w:val="20"/>
        </w:rPr>
        <w:t>1</w:t>
      </w:r>
      <w:r>
        <w:rPr>
          <w:sz w:val="20"/>
          <w:szCs w:val="20"/>
        </w:rPr>
        <w:tab/>
        <w:t xml:space="preserve">Barr, D. J., Levy, R., Scheepers, C. &amp; Tily, H. J. Random effects structure for confirmatory hypothesis testing: keep it maximal. J Mem Lang </w:t>
      </w:r>
      <w:r>
        <w:rPr>
          <w:b/>
          <w:bCs/>
          <w:sz w:val="20"/>
          <w:szCs w:val="20"/>
        </w:rPr>
        <w:t>68</w:t>
      </w:r>
      <w:r>
        <w:rPr>
          <w:sz w:val="20"/>
          <w:szCs w:val="20"/>
        </w:rPr>
        <w:t xml:space="preserve">,  (2013). </w:t>
      </w:r>
      <w:hyperlink r:id="rId1" w:history="1">
        <w:r w:rsidRPr="000870CD">
          <w:rPr>
            <w:rStyle w:val="Hyperlink"/>
            <w:sz w:val="20"/>
            <w:szCs w:val="20"/>
          </w:rPr>
          <w:t>https://doi.org/10.1016/j.jml.2012.11.001</w:t>
        </w:r>
      </w:hyperlink>
    </w:p>
  </w:comment>
  <w:comment w:id="120" w:author="Gastbenutzer" w:date="2026-02-03T19:26:00Z" w:initials="Ga">
    <w:p w14:paraId="6B954FA2" w14:textId="213B5E11" w:rsidR="00B20430" w:rsidRDefault="00B20430">
      <w:pPr>
        <w:pStyle w:val="CommentText"/>
      </w:pPr>
      <w:r>
        <w:rPr>
          <w:rStyle w:val="CommentReference"/>
        </w:rPr>
        <w:annotationRef/>
      </w:r>
      <w:r w:rsidRPr="5991E0CB">
        <w:t>formula does not appear visible here</w:t>
      </w:r>
    </w:p>
  </w:comment>
  <w:comment w:id="123" w:author="Johannes Zauner" w:date="2026-02-04T09:52:00Z" w:initials="JZ">
    <w:p w14:paraId="3497E21B" w14:textId="77777777" w:rsidR="00B07281" w:rsidRDefault="00B07281" w:rsidP="00B07281">
      <w:r>
        <w:rPr>
          <w:rStyle w:val="CommentReference"/>
        </w:rPr>
        <w:annotationRef/>
      </w:r>
      <w:r>
        <w:rPr>
          <w:sz w:val="20"/>
          <w:szCs w:val="20"/>
        </w:rPr>
        <w:t>suggest to use p, beta +- se [CI]</w:t>
      </w:r>
    </w:p>
  </w:comment>
  <w:comment w:id="125" w:author="Gastbenutzer" w:date="2026-02-03T19:26:00Z" w:initials="Ga">
    <w:p w14:paraId="6E345C40" w14:textId="7777E83D" w:rsidR="00B20430" w:rsidRDefault="00B20430">
      <w:pPr>
        <w:pStyle w:val="CommentText"/>
      </w:pPr>
      <w:r>
        <w:rPr>
          <w:rStyle w:val="CommentReference"/>
        </w:rPr>
        <w:annotationRef/>
      </w:r>
      <w:r w:rsidRPr="2DCEC1D6">
        <w:t>same here</w:t>
      </w:r>
    </w:p>
  </w:comment>
  <w:comment w:id="137" w:author="Johannes Zauner" w:date="2026-02-04T09:46:00Z" w:initials="JZ">
    <w:p w14:paraId="01DFBAB2" w14:textId="77777777" w:rsidR="00930C62" w:rsidRDefault="00930C62" w:rsidP="00930C62">
      <w:r>
        <w:rPr>
          <w:rStyle w:val="CommentReference"/>
        </w:rPr>
        <w:annotationRef/>
      </w:r>
      <w:r>
        <w:rPr>
          <w:sz w:val="20"/>
          <w:szCs w:val="20"/>
        </w:rPr>
        <w:t>Is this the uncertainty in the random effect or the residual variance? In the first case call it SE, in the second "residual variance"</w:t>
      </w:r>
    </w:p>
  </w:comment>
  <w:comment w:id="132" w:author="Johannes Zauner" w:date="2026-02-04T09:53:00Z" w:initials="JZ">
    <w:p w14:paraId="03CB141E" w14:textId="77777777" w:rsidR="000F7AF8" w:rsidRDefault="00F26E34" w:rsidP="000F7AF8">
      <w:r>
        <w:rPr>
          <w:rStyle w:val="CommentReference"/>
        </w:rPr>
        <w:annotationRef/>
      </w:r>
      <w:r w:rsidR="000F7AF8">
        <w:rPr>
          <w:sz w:val="20"/>
          <w:szCs w:val="20"/>
        </w:rPr>
        <w:t>I don't find the SD in the table below (or the variance counterpart which should be around 0.04)</w:t>
      </w:r>
    </w:p>
  </w:comment>
  <w:comment w:id="133" w:author="Lucien Bickerstaff" w:date="2026-02-04T17:00:00Z" w:initials="LB">
    <w:p w14:paraId="42EE8295" w14:textId="77777777" w:rsidR="00A93784" w:rsidRDefault="00A93784" w:rsidP="00A93784">
      <w:r>
        <w:rPr>
          <w:rStyle w:val="CommentReference"/>
        </w:rPr>
        <w:annotationRef/>
      </w:r>
      <w:r>
        <w:rPr>
          <w:sz w:val="20"/>
          <w:szCs w:val="20"/>
        </w:rPr>
        <w:t xml:space="preserve">little mistake on my side… I had missed a decimal andhad reported wrong number anyway… should be fine now </w:t>
      </w:r>
    </w:p>
  </w:comment>
  <w:comment w:id="151" w:author="Gastbenutzer" w:date="2026-02-03T19:28:00Z" w:initials="Ga">
    <w:p w14:paraId="6A400DE4" w14:textId="19F2F238" w:rsidR="00B20430" w:rsidRDefault="00B20430">
      <w:pPr>
        <w:pStyle w:val="CommentText"/>
      </w:pPr>
      <w:r>
        <w:rPr>
          <w:rStyle w:val="CommentReference"/>
        </w:rPr>
        <w:annotationRef/>
      </w:r>
      <w:r w:rsidRPr="1970DAB6">
        <w:t>likewise</w:t>
      </w:r>
    </w:p>
  </w:comment>
  <w:comment w:id="161" w:author="Johannes Zauner" w:date="2026-02-04T09:48:00Z" w:initials="JZ">
    <w:p w14:paraId="0CC2F62D" w14:textId="77777777" w:rsidR="007E4EE9" w:rsidRDefault="007E4EE9" w:rsidP="007E4EE9">
      <w:r>
        <w:rPr>
          <w:rStyle w:val="CommentReference"/>
        </w:rPr>
        <w:annotationRef/>
      </w:r>
      <w:r>
        <w:rPr>
          <w:sz w:val="20"/>
          <w:szCs w:val="20"/>
        </w:rPr>
        <w:t xml:space="preserve">Observations and R^2 do not as such belong to the Random effects - would suggest another header for these </w:t>
      </w:r>
    </w:p>
  </w:comment>
  <w:comment w:id="173" w:author="Gastbenutzer" w:date="2026-02-03T19:31:00Z" w:initials="Ga">
    <w:p w14:paraId="13494D15" w14:textId="0F1A8F77" w:rsidR="00B20430" w:rsidRDefault="00B20430">
      <w:pPr>
        <w:pStyle w:val="CommentText"/>
      </w:pPr>
      <w:r>
        <w:rPr>
          <w:rStyle w:val="CommentReference"/>
        </w:rPr>
        <w:annotationRef/>
      </w:r>
      <w:r w:rsidRPr="143D45AE">
        <w:t>repetition</w:t>
      </w:r>
    </w:p>
  </w:comment>
  <w:comment w:id="185" w:author="Lucien Bickerstaff" w:date="2025-07-14T12:14:00Z" w:initials="LB">
    <w:p w14:paraId="4122EE31" w14:textId="3F1CBC70" w:rsidR="00B01709" w:rsidRDefault="00B01709">
      <w:pPr>
        <w:pStyle w:val="CommentText"/>
      </w:pPr>
      <w:r>
        <w:rPr>
          <w:rStyle w:val="CommentReference"/>
        </w:rPr>
        <w:annotationRef/>
      </w:r>
      <w:r>
        <w:t>TBC</w:t>
      </w:r>
    </w:p>
  </w:comment>
  <w:comment w:id="204" w:author="Lucien Bickerstaff" w:date="2026-01-30T12:19:00Z" w:initials="LB">
    <w:p w14:paraId="124306C9" w14:textId="77777777" w:rsidR="008B0EF0" w:rsidRDefault="008B0EF0" w:rsidP="008B0EF0">
      <w:r>
        <w:rPr>
          <w:rStyle w:val="CommentReference"/>
        </w:rPr>
        <w:annotationRef/>
      </w:r>
      <w:r>
        <w:rPr>
          <w:sz w:val="20"/>
          <w:szCs w:val="20"/>
        </w:rPr>
        <w:t>add it!</w:t>
      </w:r>
    </w:p>
  </w:comment>
  <w:comment w:id="205" w:author="Lucien Bickerstaff" w:date="2025-10-30T12:22:00Z" w:initials="LB">
    <w:p w14:paraId="4DE9311B" w14:textId="072CA4A3" w:rsidR="00B35F2B" w:rsidRDefault="00B35F2B" w:rsidP="00B35F2B">
      <w:r>
        <w:rPr>
          <w:rStyle w:val="CommentReference"/>
        </w:rPr>
        <w:annotationRef/>
      </w:r>
      <w:r>
        <w:rPr>
          <w:sz w:val="20"/>
          <w:szCs w:val="20"/>
        </w:rPr>
        <w:t>complete and add to the repo at the end</w:t>
      </w:r>
    </w:p>
  </w:comment>
  <w:comment w:id="344" w:author="Gastbenutzer" w:date="2026-02-03T20:04:00Z" w:initials="Ga">
    <w:p w14:paraId="4B81C425" w14:textId="6B2EA011" w:rsidR="00B20430" w:rsidRDefault="00B20430">
      <w:pPr>
        <w:pStyle w:val="CommentText"/>
      </w:pPr>
      <w:r>
        <w:rPr>
          <w:rStyle w:val="CommentReference"/>
        </w:rPr>
        <w:annotationRef/>
      </w:r>
      <w:r w:rsidRPr="3382B252">
        <w:t>The values in this column are not centred as they are in the other columns. Better have all panels harmonised in size.</w:t>
      </w:r>
    </w:p>
  </w:comment>
  <w:comment w:id="345" w:author="Lucien Bickerstaff" w:date="2026-02-04T17:14:00Z" w:initials="LB">
    <w:p w14:paraId="1020FA6D" w14:textId="77777777" w:rsidR="007012F2" w:rsidRDefault="007012F2" w:rsidP="007012F2">
      <w:r>
        <w:rPr>
          <w:rStyle w:val="CommentReference"/>
        </w:rPr>
        <w:annotationRef/>
      </w:r>
      <w:r>
        <w:rPr>
          <w:sz w:val="20"/>
          <w:szCs w:val="20"/>
        </w:rPr>
        <w:t>they show ok on the desktop version of word</w:t>
      </w:r>
    </w:p>
  </w:comment>
  <w:comment w:id="392" w:author="Gastbenutzer" w:date="2026-02-02T14:41:00Z" w:initials="Ga">
    <w:p w14:paraId="2B580BCC" w14:textId="42521148" w:rsidR="00FD4501" w:rsidRDefault="00FD4501">
      <w:pPr>
        <w:pStyle w:val="CommentText"/>
      </w:pPr>
      <w:r>
        <w:rPr>
          <w:rStyle w:val="CommentReference"/>
        </w:rPr>
        <w:annotationRef/>
      </w:r>
      <w:r w:rsidRPr="45DF8FC7">
        <w:t>1) Add reference, 2) add publishing + city information</w:t>
      </w:r>
    </w:p>
    <w:p w14:paraId="0E28183A" w14:textId="34D2B8BE" w:rsidR="00FD4501" w:rsidRDefault="00FD4501">
      <w:pPr>
        <w:pStyle w:val="CommentText"/>
      </w:pPr>
      <w:hyperlink r:id="rId2">
        <w:r w:rsidRPr="11392288">
          <w:rPr>
            <w:rStyle w:val="Hyperlink"/>
          </w:rPr>
          <w:t>https://doi.org/10.1364/JOSA.44.000509</w:t>
        </w:r>
      </w:hyperlink>
    </w:p>
  </w:comment>
  <w:comment w:id="419" w:author="Gastbenutzer" w:date="2026-02-02T14:42:00Z" w:initials="Ga">
    <w:p w14:paraId="5FE2326C" w14:textId="59348119" w:rsidR="004E7FA4" w:rsidRDefault="004E7FA4">
      <w:pPr>
        <w:pStyle w:val="CommentText"/>
      </w:pPr>
      <w:r>
        <w:rPr>
          <w:rStyle w:val="CommentReference"/>
        </w:rPr>
        <w:annotationRef/>
      </w:r>
      <w:r w:rsidRPr="4214825C">
        <w:t>is it 9 or 10 point</w:t>
      </w:r>
    </w:p>
  </w:comment>
  <w:comment w:id="420" w:author="Gastbenutzer" w:date="2026-02-02T14:42:00Z" w:initials="Ga">
    <w:p w14:paraId="56E1424B" w14:textId="119A1A02" w:rsidR="000A3770" w:rsidRDefault="000A3770">
      <w:pPr>
        <w:pStyle w:val="CommentText"/>
      </w:pPr>
      <w:r>
        <w:rPr>
          <w:rStyle w:val="CommentReference"/>
        </w:rPr>
        <w:annotationRef/>
      </w:r>
      <w:r w:rsidRPr="19325415">
        <w:t>Add company</w:t>
      </w:r>
    </w:p>
  </w:comment>
  <w:comment w:id="423" w:author="Manuel Spitschan" w:date="2025-11-26T19:49:00Z" w:initials="Office">
    <w:p w14:paraId="6E00598C" w14:textId="77777777" w:rsidR="00EB0CA7" w:rsidRDefault="00EB0CA7" w:rsidP="00EB0CA7">
      <w:r>
        <w:rPr>
          <w:rStyle w:val="CommentReference"/>
        </w:rPr>
        <w:annotationRef/>
      </w:r>
      <w:r>
        <w:rPr>
          <w:sz w:val="20"/>
          <w:szCs w:val="20"/>
        </w:rPr>
        <w:t>There are study designs where you would sample until you reach an effect,or you sequentially adjust sample size until you have enough evidence for a results. We are not doing this here, so I think it would be good to signpost it as a ‘fixed N’ design.</w:t>
      </w:r>
    </w:p>
    <w:p w14:paraId="1E7843B3" w14:textId="77777777" w:rsidR="00EB0CA7" w:rsidRDefault="00EB0CA7" w:rsidP="00EB0CA7"/>
    <w:p w14:paraId="06C9FCD4" w14:textId="77777777" w:rsidR="00EB0CA7" w:rsidRDefault="00EB0CA7" w:rsidP="00EB0CA7">
      <w:r>
        <w:rPr>
          <w:sz w:val="20"/>
          <w:szCs w:val="20"/>
        </w:rPr>
        <w:t>There are few other option questions:</w:t>
      </w:r>
    </w:p>
    <w:p w14:paraId="0DF4F97B" w14:textId="77777777" w:rsidR="00EB0CA7" w:rsidRDefault="00EB0CA7" w:rsidP="00EB0CA7">
      <w:r>
        <w:rPr>
          <w:sz w:val="20"/>
          <w:szCs w:val="20"/>
        </w:rPr>
        <w:t>If you recruit 20 participants, you will screen a few out. So you will have less than 20. So better to say that you will run recruitment until you have 20 people who have screened in ENROLLED.</w:t>
      </w:r>
    </w:p>
    <w:p w14:paraId="0A139A76" w14:textId="77777777" w:rsidR="00EB0CA7" w:rsidRDefault="00EB0CA7" w:rsidP="00EB0CA7"/>
    <w:p w14:paraId="13E38249" w14:textId="77777777" w:rsidR="00EB0CA7" w:rsidRDefault="00EB0CA7" w:rsidP="00EB0CA7">
      <w:r>
        <w:rPr>
          <w:sz w:val="20"/>
          <w:szCs w:val="20"/>
        </w:rPr>
        <w:t>What happens when we have to exclude an included participant due to low data quality? We will replace them?</w:t>
      </w:r>
    </w:p>
  </w:comment>
  <w:comment w:id="424" w:author="Lucien Bickerstaff" w:date="2025-11-27T12:32:00Z" w:initials="LB">
    <w:p w14:paraId="2853244C" w14:textId="77777777" w:rsidR="00AC2500" w:rsidRDefault="00AC2500" w:rsidP="00AC2500">
      <w:r>
        <w:rPr>
          <w:rStyle w:val="CommentReference"/>
        </w:rPr>
        <w:annotationRef/>
      </w:r>
      <w:r>
        <w:rPr>
          <w:sz w:val="20"/>
          <w:szCs w:val="20"/>
        </w:rPr>
        <w:t>Got it, made the changes. I mentioned participants will be replaced if they need to be excluded based on criteria written down on the analysis plan section</w:t>
      </w:r>
    </w:p>
  </w:comment>
  <w:comment w:id="425" w:author="Manuel Spitschan" w:date="2025-11-26T19:45:00Z" w:initials="Office">
    <w:p w14:paraId="1A57EABD" w14:textId="2788BA22" w:rsidR="009E40A4" w:rsidRDefault="009E40A4" w:rsidP="009E40A4">
      <w:r>
        <w:rPr>
          <w:rStyle w:val="CommentReference"/>
        </w:rPr>
        <w:annotationRef/>
      </w:r>
      <w:r>
        <w:rPr>
          <w:sz w:val="20"/>
          <w:szCs w:val="20"/>
        </w:rPr>
        <w:t>How will this be accomplished? We could have the intention to do it, but I think you would have to be careful not overpromising equal balance. Would you, for example, reject female participants if you already have n=10?</w:t>
      </w:r>
    </w:p>
  </w:comment>
  <w:comment w:id="426" w:author="Lucien Bickerstaff" w:date="2026-01-22T16:00:00Z" w:initials="LB">
    <w:p w14:paraId="3C954D89" w14:textId="77777777" w:rsidR="00651C37" w:rsidRDefault="00651C37" w:rsidP="00651C37">
      <w:r>
        <w:rPr>
          <w:rStyle w:val="CommentReference"/>
        </w:rPr>
        <w:annotationRef/>
      </w:r>
      <w:r>
        <w:rPr>
          <w:sz w:val="20"/>
          <w:szCs w:val="20"/>
        </w:rPr>
        <w:t>– original text: "with an equal balance of female and male biological sexes."</w:t>
      </w:r>
    </w:p>
    <w:p w14:paraId="46CC4C13" w14:textId="77777777" w:rsidR="00651C37" w:rsidRDefault="00651C37" w:rsidP="00651C37"/>
    <w:p w14:paraId="3E78B8C8" w14:textId="77777777" w:rsidR="00651C37" w:rsidRDefault="00651C37" w:rsidP="00651C37">
      <w:r>
        <w:rPr>
          <w:sz w:val="20"/>
          <w:szCs w:val="20"/>
        </w:rPr>
        <w:t xml:space="preserve">Would change it to "with a balanced distribution of female and male biological sexes, without however rejecting participants if one sex has reached n=10. </w:t>
      </w:r>
    </w:p>
  </w:comment>
  <w:comment w:id="428" w:author="Lucien Bickerstaff" w:date="2025-07-14T13:47:00Z" w:initials="LB">
    <w:p w14:paraId="67D4FB3C" w14:textId="027261F2" w:rsidR="00555FE7" w:rsidRDefault="00555FE7">
      <w:pPr>
        <w:pStyle w:val="CommentText"/>
      </w:pPr>
      <w:r>
        <w:rPr>
          <w:rStyle w:val="CommentReference"/>
        </w:rPr>
        <w:annotationRef/>
      </w:r>
      <w:r>
        <w:t>Keep people with contacts?</w:t>
      </w:r>
    </w:p>
  </w:comment>
  <w:comment w:id="429" w:author="Gastbenutzer" w:date="2026-02-03T18:22:00Z" w:initials="Ga">
    <w:p w14:paraId="23263418" w14:textId="0A5A7EB2" w:rsidR="00F2653A" w:rsidRDefault="00F2653A">
      <w:pPr>
        <w:pStyle w:val="CommentText"/>
      </w:pPr>
      <w:r>
        <w:rPr>
          <w:rStyle w:val="CommentReference"/>
        </w:rPr>
        <w:annotationRef/>
      </w:r>
      <w:r w:rsidRPr="151741FC">
        <w:t xml:space="preserve">Contacts should excluded, due to the detoriation of the corneal surface. </w:t>
      </w:r>
    </w:p>
  </w:comment>
  <w:comment w:id="430" w:author="Gastbenutzer" w:date="2026-02-03T18:23:00Z" w:initials="Ga">
    <w:p w14:paraId="78817732" w14:textId="01398C8E" w:rsidR="00F2653A" w:rsidRDefault="00F2653A">
      <w:pPr>
        <w:pStyle w:val="CommentText"/>
      </w:pPr>
      <w:r>
        <w:rPr>
          <w:rStyle w:val="CommentReference"/>
        </w:rPr>
        <w:annotationRef/>
      </w:r>
      <w:r w:rsidRPr="40A9C17F">
        <w:t>From Stephan</w:t>
      </w:r>
    </w:p>
  </w:comment>
  <w:comment w:id="435" w:author="Lucien Bickerstaff" w:date="2025-07-14T13:48:00Z" w:initials="LB">
    <w:p w14:paraId="3A11E615" w14:textId="07EC819D" w:rsidR="00555FE7" w:rsidRDefault="00555FE7">
      <w:pPr>
        <w:pStyle w:val="CommentText"/>
      </w:pPr>
      <w:r>
        <w:rPr>
          <w:rStyle w:val="CommentReference"/>
        </w:rPr>
        <w:annotationRef/>
      </w:r>
      <w:r>
        <w:t>Necessary?</w:t>
      </w:r>
    </w:p>
  </w:comment>
  <w:comment w:id="436" w:author="Gastbenutzer" w:date="2026-02-02T14:43:00Z" w:initials="Ga">
    <w:p w14:paraId="170F3EC0" w14:textId="4E7B5B97" w:rsidR="0030662E" w:rsidRDefault="0030662E">
      <w:pPr>
        <w:pStyle w:val="CommentText"/>
      </w:pPr>
      <w:r>
        <w:rPr>
          <w:rStyle w:val="CommentReference"/>
        </w:rPr>
        <w:annotationRef/>
      </w:r>
      <w:r w:rsidRPr="0CE9B956">
        <w:t>Reference in text</w:t>
      </w:r>
    </w:p>
  </w:comment>
  <w:comment w:id="439" w:author="Lucien Bickerstaff" w:date="2026-01-12T14:48:00Z" w:initials="LB">
    <w:p w14:paraId="1725449C" w14:textId="77777777" w:rsidR="003D2600" w:rsidRDefault="003D2600" w:rsidP="003D2600">
      <w:r>
        <w:rPr>
          <w:rStyle w:val="CommentReference"/>
        </w:rPr>
        <w:annotationRef/>
      </w:r>
      <w:r>
        <w:rPr>
          <w:sz w:val="20"/>
          <w:szCs w:val="20"/>
        </w:rPr>
        <w:t>we have a fit, scribed in pilot data section we used it for power analysis</w:t>
      </w:r>
    </w:p>
  </w:comment>
  <w:comment w:id="440" w:author="Lucien Bickerstaff" w:date="2026-01-22T16:46:00Z" w:initials="LB">
    <w:p w14:paraId="397547B7" w14:textId="0792E7ED" w:rsidR="00373BFB" w:rsidRDefault="00373BFB" w:rsidP="00373BFB">
      <w:r>
        <w:rPr>
          <w:rStyle w:val="CommentReference"/>
        </w:rPr>
        <w:annotationRef/>
      </w:r>
      <w:r>
        <w:rPr>
          <w:sz w:val="20"/>
          <w:szCs w:val="20"/>
        </w:rPr>
        <w:t>should probably include calibration data + code to calculate the corresponding illuminance values of each condition</w:t>
      </w:r>
    </w:p>
  </w:comment>
  <w:comment w:id="443" w:author="Gastbenutzer" w:date="2026-02-04T09:37:00Z" w:initials="Ga">
    <w:p w14:paraId="3B30EC96" w14:textId="09ECCE1D" w:rsidR="00905935" w:rsidRDefault="00905935">
      <w:pPr>
        <w:pStyle w:val="CommentText"/>
      </w:pPr>
      <w:r>
        <w:rPr>
          <w:rStyle w:val="CommentReference"/>
        </w:rPr>
        <w:annotationRef/>
      </w:r>
      <w:r w:rsidRPr="15AE0270">
        <w:t>can't see the formulas</w:t>
      </w:r>
    </w:p>
  </w:comment>
  <w:comment w:id="442" w:author="Johannes Zauner" w:date="2026-02-04T10:05:00Z" w:initials="JZ">
    <w:p w14:paraId="699973E2" w14:textId="77777777" w:rsidR="00573C68" w:rsidRDefault="00573C68" w:rsidP="00573C68">
      <w:r>
        <w:rPr>
          <w:rStyle w:val="CommentReference"/>
        </w:rPr>
        <w:annotationRef/>
      </w:r>
      <w:r>
        <w:rPr>
          <w:sz w:val="20"/>
          <w:szCs w:val="20"/>
        </w:rPr>
        <w:t>I think a sentence explaining why the Z parameter is dropped here would make sense</w:t>
      </w:r>
    </w:p>
  </w:comment>
  <w:comment w:id="481" w:author="Johannes Zauner" w:date="2026-02-04T10:10:00Z" w:initials="JZ">
    <w:p w14:paraId="6CE2B260" w14:textId="77777777" w:rsidR="00913447" w:rsidRDefault="00913447" w:rsidP="00913447">
      <w:r>
        <w:rPr>
          <w:rStyle w:val="CommentReference"/>
        </w:rPr>
        <w:annotationRef/>
      </w:r>
      <w:r>
        <w:rPr>
          <w:sz w:val="20"/>
          <w:szCs w:val="20"/>
        </w:rPr>
        <w:t>This is quite a small window size. But if you have good experience with it it is ok</w:t>
      </w:r>
    </w:p>
  </w:comment>
  <w:comment w:id="482" w:author="Johannes Zauner" w:date="2026-02-04T10:13:00Z" w:initials="JZ">
    <w:p w14:paraId="3F5723AA" w14:textId="77777777" w:rsidR="00784B7B" w:rsidRDefault="00784B7B" w:rsidP="00784B7B">
      <w:r>
        <w:rPr>
          <w:rStyle w:val="CommentReference"/>
        </w:rPr>
        <w:annotationRef/>
      </w:r>
      <w:r>
        <w:rPr>
          <w:sz w:val="20"/>
          <w:szCs w:val="20"/>
        </w:rPr>
        <w:t>Is this a good decision? Playing devils advocate - if you have a crappy dataset, that only scores low on the confidence meter, then 60% quantile is a really low number. Suggest to have a guardrail that you don't go lower than (like 0.6).</w:t>
      </w:r>
    </w:p>
  </w:comment>
  <w:comment w:id="487" w:author="Lucien Bickerstaff" w:date="2026-01-24T16:22:00Z" w:initials="LB">
    <w:p w14:paraId="4183F220" w14:textId="6DEDDF25" w:rsidR="00CB6248" w:rsidRDefault="00CB6248" w:rsidP="00CB6248">
      <w:r>
        <w:rPr>
          <w:rStyle w:val="CommentReference"/>
        </w:rPr>
        <w:annotationRef/>
      </w:r>
      <w:r>
        <w:rPr>
          <w:sz w:val="20"/>
          <w:szCs w:val="20"/>
        </w:rPr>
        <w:t>would need to justify this with data. how to do so…?</w:t>
      </w:r>
    </w:p>
  </w:comment>
  <w:comment w:id="488" w:author="Johannes Zauner" w:date="2026-02-04T10:15:00Z" w:initials="JZ">
    <w:p w14:paraId="425EFDA0" w14:textId="77777777" w:rsidR="00272F3D" w:rsidRDefault="00272F3D" w:rsidP="00272F3D">
      <w:r>
        <w:rPr>
          <w:rStyle w:val="CommentReference"/>
        </w:rPr>
        <w:annotationRef/>
      </w:r>
      <w:r>
        <w:rPr>
          <w:sz w:val="20"/>
          <w:szCs w:val="20"/>
        </w:rPr>
        <w:t>I suggest you use two or three time courses that you have from your pilot-data and look for sections that look sensible, but are scored as like 0.75 or 0.8. That could demonstrate it. Also summarizing how many datapoints are in the 0.71 to 0.8 or so range could help to clarify the magnitutde</w:t>
      </w:r>
    </w:p>
  </w:comment>
  <w:comment w:id="495" w:author="Johannes Zauner" w:date="2026-02-04T10:16:00Z" w:initials="JZ">
    <w:p w14:paraId="52CEB53D" w14:textId="77777777" w:rsidR="0000768D" w:rsidRDefault="0000768D" w:rsidP="0000768D">
      <w:r>
        <w:rPr>
          <w:rStyle w:val="CommentReference"/>
        </w:rPr>
        <w:annotationRef/>
      </w:r>
      <w:r>
        <w:rPr>
          <w:sz w:val="20"/>
          <w:szCs w:val="20"/>
        </w:rPr>
        <w:t>1</w:t>
      </w:r>
      <w:r>
        <w:rPr>
          <w:sz w:val="20"/>
          <w:szCs w:val="20"/>
        </w:rPr>
        <w:tab/>
        <w:t xml:space="preserve">Savitzky, A. &amp; Golay, M. J. E. Smoothing and differentiation of data by simplified least squares procedures. Anal Chem </w:t>
      </w:r>
      <w:r>
        <w:rPr>
          <w:b/>
          <w:bCs/>
          <w:sz w:val="20"/>
          <w:szCs w:val="20"/>
        </w:rPr>
        <w:t>36</w:t>
      </w:r>
      <w:r>
        <w:rPr>
          <w:sz w:val="20"/>
          <w:szCs w:val="20"/>
        </w:rPr>
        <w:t xml:space="preserve">, 1627-1639 (1964). </w:t>
      </w:r>
      <w:hyperlink r:id="rId3" w:history="1">
        <w:r w:rsidRPr="001C6987">
          <w:rPr>
            <w:rStyle w:val="Hyperlink"/>
            <w:sz w:val="20"/>
            <w:szCs w:val="20"/>
          </w:rPr>
          <w:t>https://doi.org/10.1021/ac60214a047</w:t>
        </w:r>
      </w:hyperlink>
    </w:p>
    <w:p w14:paraId="4166BDE6" w14:textId="77777777" w:rsidR="0000768D" w:rsidRDefault="0000768D" w:rsidP="0000768D"/>
  </w:comment>
  <w:comment w:id="496" w:author="Lucien Bickerstaff" w:date="2026-01-23T12:07:00Z" w:initials="LB">
    <w:p w14:paraId="731589B0" w14:textId="63D01075" w:rsidR="00495DFD" w:rsidRDefault="00495DFD" w:rsidP="00495DFD">
      <w:r>
        <w:rPr>
          <w:rStyle w:val="CommentReference"/>
        </w:rPr>
        <w:annotationRef/>
      </w:r>
      <w:r>
        <w:rPr>
          <w:sz w:val="20"/>
          <w:szCs w:val="20"/>
        </w:rPr>
        <w:t>is that a problem?</w:t>
      </w:r>
    </w:p>
  </w:comment>
  <w:comment w:id="497" w:author="Johannes Zauner" w:date="2026-02-04T10:19:00Z" w:initials="JZ">
    <w:p w14:paraId="131E0569" w14:textId="77777777" w:rsidR="00796EB6" w:rsidRDefault="00204F87" w:rsidP="00796EB6">
      <w:r>
        <w:rPr>
          <w:rStyle w:val="CommentReference"/>
        </w:rPr>
        <w:annotationRef/>
      </w:r>
      <w:r w:rsidR="00796EB6">
        <w:rPr>
          <w:sz w:val="20"/>
          <w:szCs w:val="20"/>
        </w:rPr>
        <w:t>It is if you are looking at the initial PLR response (constriction), where a resolution of at least 50-100ms would be sensible. For the PIPR this is fine. If you are interested in the ealry redilation phase (until about  6seconds), then it is ok as well)</w:t>
      </w:r>
    </w:p>
  </w:comment>
  <w:comment w:id="498" w:author="Johannes Zauner" w:date="2026-02-04T10:20:00Z" w:initials="JZ">
    <w:p w14:paraId="1018816A" w14:textId="42396C12" w:rsidR="00E5573B" w:rsidRDefault="00E5573B" w:rsidP="00E5573B">
      <w:r>
        <w:rPr>
          <w:rStyle w:val="CommentReference"/>
        </w:rPr>
        <w:annotationRef/>
      </w:r>
      <w:r>
        <w:rPr>
          <w:sz w:val="20"/>
          <w:szCs w:val="20"/>
        </w:rPr>
        <w:t>above you write that a third-order polynomial is used</w:t>
      </w:r>
    </w:p>
  </w:comment>
  <w:comment w:id="500" w:author="Johannes Zauner" w:date="2026-02-04T10:21:00Z" w:initials="JZ">
    <w:p w14:paraId="0A671842" w14:textId="77777777" w:rsidR="0094699E" w:rsidRDefault="0094699E" w:rsidP="0094699E">
      <w:r>
        <w:rPr>
          <w:rStyle w:val="CommentReference"/>
        </w:rPr>
        <w:annotationRef/>
      </w:r>
      <w:r>
        <w:rPr>
          <w:sz w:val="20"/>
          <w:szCs w:val="20"/>
        </w:rPr>
        <w:t>if only one of the eyes is used in analysis, this can be a source of error. Suggest to only use the eye that is used for analysis</w:t>
      </w:r>
    </w:p>
  </w:comment>
  <w:comment w:id="501" w:author="Lucien Bickerstaff" w:date="2026-02-04T17:46:00Z" w:initials="LB">
    <w:p w14:paraId="7E294D29" w14:textId="77777777" w:rsidR="006C6ECA" w:rsidRDefault="006C6ECA" w:rsidP="006C6ECA">
      <w:r>
        <w:rPr>
          <w:rStyle w:val="CommentReference"/>
        </w:rPr>
        <w:annotationRef/>
      </w:r>
      <w:r>
        <w:rPr>
          <w:sz w:val="20"/>
          <w:szCs w:val="20"/>
        </w:rPr>
        <w:t>agreed, this was just unclearly written – this is how we are doing it already</w:t>
      </w:r>
    </w:p>
  </w:comment>
  <w:comment w:id="506" w:author="Johannes Zauner" w:date="2026-02-04T10:25:00Z" w:initials="JZ">
    <w:p w14:paraId="6C2D44A0" w14:textId="5F603E2B" w:rsidR="00391519" w:rsidRDefault="00391519" w:rsidP="00391519">
      <w:r>
        <w:rPr>
          <w:rStyle w:val="CommentReference"/>
        </w:rPr>
        <w:annotationRef/>
      </w:r>
      <w:r>
        <w:rPr>
          <w:sz w:val="20"/>
          <w:szCs w:val="20"/>
        </w:rPr>
        <w:t>True. If you have a live feed of the pupilometer video, this is something you can instruct participants on when you notice they lose focus.</w:t>
      </w:r>
    </w:p>
  </w:comment>
  <w:comment w:id="507" w:author="Lucien Bickerstaff" w:date="2026-02-04T17:48:00Z" w:initials="LB">
    <w:p w14:paraId="2AC36908" w14:textId="77777777" w:rsidR="002A1BD7" w:rsidRDefault="002A1BD7" w:rsidP="002A1BD7">
      <w:r>
        <w:rPr>
          <w:rStyle w:val="CommentReference"/>
        </w:rPr>
        <w:annotationRef/>
      </w:r>
      <w:r>
        <w:rPr>
          <w:sz w:val="20"/>
          <w:szCs w:val="20"/>
        </w:rPr>
        <w:t>updated the measurements section accordingly</w:t>
      </w:r>
    </w:p>
  </w:comment>
  <w:comment w:id="521" w:author="Johannes Zauner" w:date="2026-02-04T10:27:00Z" w:initials="JZ">
    <w:p w14:paraId="5DD89FF9" w14:textId="2FEC6E08" w:rsidR="000A57CF" w:rsidRDefault="000A57CF" w:rsidP="000A57CF">
      <w:r>
        <w:rPr>
          <w:rStyle w:val="CommentReference"/>
        </w:rPr>
        <w:annotationRef/>
      </w:r>
      <w:r>
        <w:rPr>
          <w:sz w:val="20"/>
          <w:szCs w:val="20"/>
        </w:rPr>
        <w:t>You might need a GLMM for PIPR, as the percentage rating is usually not distributed on a normal scale</w:t>
      </w:r>
    </w:p>
  </w:comment>
  <w:comment w:id="522" w:author="Johannes Zauner" w:date="2026-02-04T10:27:00Z" w:initials="JZ">
    <w:p w14:paraId="5CE0E1F6" w14:textId="77777777" w:rsidR="000A57CF" w:rsidRDefault="000A57CF" w:rsidP="000A57CF">
      <w:r>
        <w:rPr>
          <w:rStyle w:val="CommentReference"/>
        </w:rPr>
        <w:annotationRef/>
      </w:r>
      <w:r>
        <w:rPr>
          <w:sz w:val="20"/>
          <w:szCs w:val="20"/>
        </w:rPr>
        <w:t>Same thing with the Z factor as above</w:t>
      </w:r>
    </w:p>
  </w:comment>
  <w:comment w:id="533" w:author="Lucien Bickerstaff" w:date="2026-02-02T13:44:00Z" w:initials="LB">
    <w:p w14:paraId="4FE13DC2" w14:textId="2FAA5E7B" w:rsidR="006118D1" w:rsidRDefault="006118D1" w:rsidP="006118D1">
      <w:r>
        <w:rPr>
          <w:rStyle w:val="CommentReference"/>
        </w:rPr>
        <w:annotationRef/>
      </w:r>
      <w:r>
        <w:rPr>
          <w:sz w:val="20"/>
          <w:szCs w:val="20"/>
        </w:rPr>
        <w:t>deleted the exploratory analyses section. according to nature guildelines, this should only be included in stage 2 manuscript</w:t>
      </w:r>
    </w:p>
  </w:comment>
  <w:comment w:id="542" w:author="Gastbenutzer" w:date="2026-02-04T09:45:00Z" w:initials="Ga">
    <w:p w14:paraId="3A5B26A1" w14:textId="4F887EF6" w:rsidR="00A64D63" w:rsidRDefault="00A64D63">
      <w:pPr>
        <w:pStyle w:val="CommentText"/>
      </w:pPr>
      <w:r>
        <w:rPr>
          <w:rStyle w:val="CommentReference"/>
        </w:rPr>
        <w:annotationRef/>
      </w:r>
      <w:r w:rsidRPr="4ED64F06">
        <w:t>which version?</w:t>
      </w:r>
    </w:p>
  </w:comment>
  <w:comment w:id="547" w:author="Gastbenutzer" w:date="2026-02-04T09:47:00Z" w:initials="Ga">
    <w:p w14:paraId="0B1D2519" w14:textId="43872081" w:rsidR="003428BC" w:rsidRDefault="003428BC">
      <w:pPr>
        <w:pStyle w:val="CommentText"/>
      </w:pPr>
      <w:r>
        <w:rPr>
          <w:rStyle w:val="CommentReference"/>
        </w:rPr>
        <w:annotationRef/>
      </w:r>
      <w:r w:rsidRPr="66CC453E">
        <w:t>Figure 1A was illustrated with AI.</w:t>
      </w:r>
    </w:p>
  </w:comment>
  <w:comment w:id="548" w:author="Lucien Bickerstaff" w:date="2026-02-04T18:04:00Z" w:initials="LB">
    <w:p w14:paraId="225F6D32" w14:textId="77777777" w:rsidR="007F1DF5" w:rsidRDefault="007F1DF5" w:rsidP="007F1DF5">
      <w:r>
        <w:rPr>
          <w:rStyle w:val="CommentReference"/>
        </w:rPr>
        <w:annotationRef/>
      </w:r>
      <w:r>
        <w:rPr>
          <w:sz w:val="20"/>
          <w:szCs w:val="20"/>
        </w:rPr>
        <w:t>It was not – it was commissioned</w:t>
      </w:r>
    </w:p>
  </w:comment>
  <w:comment w:id="552" w:author="Lucien Bickerstaff" w:date="2026-02-02T14:09:00Z" w:initials="LB">
    <w:p w14:paraId="67D16B6D" w14:textId="24C71F58" w:rsidR="00563636" w:rsidRDefault="00563636" w:rsidP="00563636">
      <w:r>
        <w:rPr>
          <w:rStyle w:val="CommentReference"/>
        </w:rPr>
        <w:annotationRef/>
      </w:r>
      <w:r>
        <w:rPr>
          <w:sz w:val="20"/>
          <w:szCs w:val="20"/>
        </w:rPr>
        <w:t>For internal review: please look at this and let me know if you agree with it</w:t>
      </w:r>
    </w:p>
  </w:comment>
  <w:comment w:id="553" w:author="Lucien Bickerstaff" w:date="2026-02-02T14:13:00Z" w:initials="LB">
    <w:p w14:paraId="65E29F2A" w14:textId="77777777" w:rsidR="00935281" w:rsidRDefault="00935281" w:rsidP="00935281">
      <w:r>
        <w:rPr>
          <w:rStyle w:val="CommentReference"/>
        </w:rPr>
        <w:annotationRef/>
      </w:r>
      <w:r>
        <w:rPr>
          <w:sz w:val="20"/>
          <w:szCs w:val="20"/>
        </w:rPr>
        <w:t>yet to be perfomed (for code)</w:t>
      </w:r>
    </w:p>
  </w:comment>
  <w:comment w:id="556" w:author="Lucien Bickerstaff" w:date="2026-02-03T10:09:00Z" w:initials="LB">
    <w:p w14:paraId="22241883" w14:textId="77777777" w:rsidR="00EB3587" w:rsidRDefault="00EB3587" w:rsidP="00EB3587">
      <w:r>
        <w:rPr>
          <w:rStyle w:val="CommentReference"/>
        </w:rPr>
        <w:annotationRef/>
      </w:r>
      <w:r>
        <w:rPr>
          <w:sz w:val="20"/>
          <w:szCs w:val="20"/>
        </w:rPr>
        <w:t>@Johannes – any COI?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49087" w15:done="1"/>
  <w15:commentEx w15:paraId="20FEE35F" w15:done="1"/>
  <w15:commentEx w15:paraId="4FBEA21E" w15:paraIdParent="20FEE35F" w15:done="1"/>
  <w15:commentEx w15:paraId="61A88056" w15:done="1"/>
  <w15:commentEx w15:paraId="148C2C03" w15:done="0"/>
  <w15:commentEx w15:paraId="1F357BA2" w15:done="1"/>
  <w15:commentEx w15:paraId="26D3F87F" w15:done="1"/>
  <w15:commentEx w15:paraId="4FDBA895" w15:done="1"/>
  <w15:commentEx w15:paraId="61413450" w15:paraIdParent="4FDBA895" w15:done="1"/>
  <w15:commentEx w15:paraId="716AC8CD" w15:done="1"/>
  <w15:commentEx w15:paraId="6FFA558D" w15:done="1"/>
  <w15:commentEx w15:paraId="316F2713" w15:done="1"/>
  <w15:commentEx w15:paraId="7A7FF2C3" w15:done="1"/>
  <w15:commentEx w15:paraId="17A46467" w15:done="1"/>
  <w15:commentEx w15:paraId="5C755378" w15:paraIdParent="17A46467" w15:done="1"/>
  <w15:commentEx w15:paraId="5707B711" w15:done="1"/>
  <w15:commentEx w15:paraId="7E32F587" w15:done="1"/>
  <w15:commentEx w15:paraId="7E7B7397" w15:done="1"/>
  <w15:commentEx w15:paraId="6B954FA2" w15:done="1"/>
  <w15:commentEx w15:paraId="3497E21B" w15:done="1"/>
  <w15:commentEx w15:paraId="6E345C40" w15:done="1"/>
  <w15:commentEx w15:paraId="01DFBAB2" w15:done="1"/>
  <w15:commentEx w15:paraId="03CB141E" w15:done="1"/>
  <w15:commentEx w15:paraId="42EE8295" w15:paraIdParent="03CB141E" w15:done="1"/>
  <w15:commentEx w15:paraId="6A400DE4" w15:done="1"/>
  <w15:commentEx w15:paraId="0CC2F62D" w15:done="1"/>
  <w15:commentEx w15:paraId="13494D15" w15:done="1"/>
  <w15:commentEx w15:paraId="4122EE31" w15:done="1"/>
  <w15:commentEx w15:paraId="124306C9" w15:done="1"/>
  <w15:commentEx w15:paraId="4DE9311B" w15:done="0"/>
  <w15:commentEx w15:paraId="4B81C425" w15:done="1"/>
  <w15:commentEx w15:paraId="1020FA6D" w15:paraIdParent="4B81C425" w15:done="1"/>
  <w15:commentEx w15:paraId="0E28183A" w15:done="1"/>
  <w15:commentEx w15:paraId="5FE2326C" w15:done="1"/>
  <w15:commentEx w15:paraId="56E1424B" w15:done="1"/>
  <w15:commentEx w15:paraId="13E38249" w15:done="1"/>
  <w15:commentEx w15:paraId="2853244C" w15:paraIdParent="13E38249" w15:done="1"/>
  <w15:commentEx w15:paraId="1A57EABD" w15:done="1"/>
  <w15:commentEx w15:paraId="3E78B8C8" w15:paraIdParent="1A57EABD" w15:done="1"/>
  <w15:commentEx w15:paraId="67D4FB3C" w15:done="1"/>
  <w15:commentEx w15:paraId="23263418" w15:paraIdParent="67D4FB3C" w15:done="1"/>
  <w15:commentEx w15:paraId="78817732" w15:paraIdParent="67D4FB3C" w15:done="1"/>
  <w15:commentEx w15:paraId="3A11E615" w15:done="1"/>
  <w15:commentEx w15:paraId="170F3EC0" w15:done="1"/>
  <w15:commentEx w15:paraId="1725449C" w15:done="1"/>
  <w15:commentEx w15:paraId="397547B7" w15:done="1"/>
  <w15:commentEx w15:paraId="3B30EC96" w15:done="1"/>
  <w15:commentEx w15:paraId="699973E2" w15:done="1"/>
  <w15:commentEx w15:paraId="6CE2B260" w15:done="0"/>
  <w15:commentEx w15:paraId="3F5723AA" w15:done="1"/>
  <w15:commentEx w15:paraId="4183F220" w15:done="0"/>
  <w15:commentEx w15:paraId="425EFDA0" w15:paraIdParent="4183F220" w15:done="0"/>
  <w15:commentEx w15:paraId="4166BDE6" w15:done="1"/>
  <w15:commentEx w15:paraId="731589B0" w15:done="0"/>
  <w15:commentEx w15:paraId="131E0569" w15:paraIdParent="731589B0" w15:done="0"/>
  <w15:commentEx w15:paraId="1018816A" w15:done="0"/>
  <w15:commentEx w15:paraId="0A671842" w15:done="1"/>
  <w15:commentEx w15:paraId="7E294D29" w15:paraIdParent="0A671842" w15:done="1"/>
  <w15:commentEx w15:paraId="6C2D44A0" w15:done="1"/>
  <w15:commentEx w15:paraId="2AC36908" w15:paraIdParent="6C2D44A0" w15:done="1"/>
  <w15:commentEx w15:paraId="5DD89FF9" w15:done="0"/>
  <w15:commentEx w15:paraId="5CE0E1F6" w15:done="1"/>
  <w15:commentEx w15:paraId="4FE13DC2" w15:done="1"/>
  <w15:commentEx w15:paraId="3A5B26A1" w15:done="1"/>
  <w15:commentEx w15:paraId="0B1D2519" w15:done="1"/>
  <w15:commentEx w15:paraId="225F6D32" w15:paraIdParent="0B1D2519" w15:done="1"/>
  <w15:commentEx w15:paraId="67D16B6D" w15:done="1"/>
  <w15:commentEx w15:paraId="65E29F2A" w15:done="0"/>
  <w15:commentEx w15:paraId="2224188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3FC7EF" w16cex:dateUtc="2024-06-17T08:57:00Z"/>
  <w16cex:commentExtensible w16cex:durableId="72ABBB50" w16cex:dateUtc="2025-09-11T13:15:00Z"/>
  <w16cex:commentExtensible w16cex:durableId="68255D66" w16cex:dateUtc="2026-02-04T07:31:00Z"/>
  <w16cex:commentExtensible w16cex:durableId="567B9CF0" w16cex:dateUtc="2026-02-04T07:26:00Z"/>
  <w16cex:commentExtensible w16cex:durableId="012E9A1A" w16cex:dateUtc="2025-09-11T09:26:00Z"/>
  <w16cex:commentExtensible w16cex:durableId="5099B948" w16cex:dateUtc="2026-02-04T07:28:00Z"/>
  <w16cex:commentExtensible w16cex:durableId="33B0986B" w16cex:dateUtc="2026-02-04T07:40:00Z">
    <w16cex:extLst>
      <w16:ext w16:uri="{CE6994B0-6A32-4C9F-8C6B-6E91EDA988CE}">
        <cr:reactions xmlns:cr="http://schemas.microsoft.com/office/comments/2020/reactions">
          <cr:reaction reactionType="1">
            <cr:reactionInfo dateUtc="2026-02-06T11:09:44Z">
              <cr:user userId="S::lucien.bickerstaff@tum.de::1ec1429c-9699-40cf-8f99-79d445284a1c" userProvider="AD" userName="Lucien Bickerstaff"/>
            </cr:reactionInfo>
          </cr:reaction>
        </cr:reactions>
      </w16:ext>
    </w16cex:extLst>
  </w16cex:commentExtensible>
  <w16cex:commentExtensible w16cex:durableId="103D1630" w16cex:dateUtc="2026-01-27T17:37:00Z"/>
  <w16cex:commentExtensible w16cex:durableId="6B7EF1FF" w16cex:dateUtc="2026-02-04T07:34:00Z"/>
  <w16cex:commentExtensible w16cex:durableId="41023C92" w16cex:dateUtc="2026-01-12T13:47:00Z"/>
  <w16cex:commentExtensible w16cex:durableId="0B4E6868" w16cex:dateUtc="2026-01-12T13:51:00Z"/>
  <w16cex:commentExtensible w16cex:durableId="583D6562" w16cex:dateUtc="2025-11-26T18:36:00Z"/>
  <w16cex:commentExtensible w16cex:durableId="10599A4F" w16cex:dateUtc="2025-11-26T18:37:00Z"/>
  <w16cex:commentExtensible w16cex:durableId="335E1C53" w16cex:dateUtc="2025-11-26T18:40:00Z"/>
  <w16cex:commentExtensible w16cex:durableId="6448A3F3" w16cex:dateUtc="2025-11-27T10:27:00Z"/>
  <w16cex:commentExtensible w16cex:durableId="3A4E5326" w16cex:dateUtc="2025-11-26T18:38:00Z"/>
  <w16cex:commentExtensible w16cex:durableId="529EA578" w16cex:dateUtc="2026-02-04T08:36:00Z"/>
  <w16cex:commentExtensible w16cex:durableId="3954193F" w16cex:dateUtc="2026-02-04T08:44:00Z"/>
  <w16cex:commentExtensible w16cex:durableId="2D9FC31D" w16cex:dateUtc="2026-02-03T18:26:00Z"/>
  <w16cex:commentExtensible w16cex:durableId="2D967A07" w16cex:dateUtc="2026-02-04T08:52:00Z"/>
  <w16cex:commentExtensible w16cex:durableId="6934897B" w16cex:dateUtc="2026-02-03T18:26:00Z"/>
  <w16cex:commentExtensible w16cex:durableId="535A7AE7" w16cex:dateUtc="2026-02-04T08:46:00Z"/>
  <w16cex:commentExtensible w16cex:durableId="23D45804" w16cex:dateUtc="2026-02-04T08:53:00Z"/>
  <w16cex:commentExtensible w16cex:durableId="019F1093" w16cex:dateUtc="2026-02-04T16:00:00Z"/>
  <w16cex:commentExtensible w16cex:durableId="25376B73" w16cex:dateUtc="2026-02-03T18:28:00Z"/>
  <w16cex:commentExtensible w16cex:durableId="037745AA" w16cex:dateUtc="2026-02-04T08:48:00Z"/>
  <w16cex:commentExtensible w16cex:durableId="6DABD792" w16cex:dateUtc="2026-02-03T18:31:00Z"/>
  <w16cex:commentExtensible w16cex:durableId="335788D4" w16cex:dateUtc="2025-07-14T10:14:00Z"/>
  <w16cex:commentExtensible w16cex:durableId="3571D430" w16cex:dateUtc="2026-01-30T11:19:00Z"/>
  <w16cex:commentExtensible w16cex:durableId="28B6689C" w16cex:dateUtc="2025-10-30T11:22:00Z"/>
  <w16cex:commentExtensible w16cex:durableId="104E26E7" w16cex:dateUtc="2026-02-03T19:04:00Z"/>
  <w16cex:commentExtensible w16cex:durableId="035C95A8" w16cex:dateUtc="2026-02-04T16:14:00Z"/>
  <w16cex:commentExtensible w16cex:durableId="076611D8" w16cex:dateUtc="2026-02-02T13:41:00Z"/>
  <w16cex:commentExtensible w16cex:durableId="439B6769" w16cex:dateUtc="2026-02-02T13:42:00Z"/>
  <w16cex:commentExtensible w16cex:durableId="277B5FB0" w16cex:dateUtc="2026-02-02T13:42:00Z"/>
  <w16cex:commentExtensible w16cex:durableId="55B9E6B2" w16cex:dateUtc="2025-11-26T18:49:00Z"/>
  <w16cex:commentExtensible w16cex:durableId="4182EB51" w16cex:dateUtc="2025-11-27T11:32:00Z"/>
  <w16cex:commentExtensible w16cex:durableId="506EF7C2" w16cex:dateUtc="2025-11-26T18:45:00Z"/>
  <w16cex:commentExtensible w16cex:durableId="4D743F13" w16cex:dateUtc="2026-01-22T15:00:00Z"/>
  <w16cex:commentExtensible w16cex:durableId="388E6EB3" w16cex:dateUtc="2025-07-14T11:47:00Z"/>
  <w16cex:commentExtensible w16cex:durableId="27B5F913" w16cex:dateUtc="2026-02-03T17:22:00Z"/>
  <w16cex:commentExtensible w16cex:durableId="30362B14" w16cex:dateUtc="2026-02-03T17:23:00Z"/>
  <w16cex:commentExtensible w16cex:durableId="18471403" w16cex:dateUtc="2025-07-14T11:48:00Z"/>
  <w16cex:commentExtensible w16cex:durableId="0C393608" w16cex:dateUtc="2026-02-02T13:43:00Z"/>
  <w16cex:commentExtensible w16cex:durableId="291929A4" w16cex:dateUtc="2026-01-12T13:48:00Z"/>
  <w16cex:commentExtensible w16cex:durableId="17315599" w16cex:dateUtc="2026-01-22T15:46:00Z"/>
  <w16cex:commentExtensible w16cex:durableId="5A8DF0CE" w16cex:dateUtc="2026-02-04T08:37:00Z"/>
  <w16cex:commentExtensible w16cex:durableId="0056E4A1" w16cex:dateUtc="2026-02-04T09:05:00Z"/>
  <w16cex:commentExtensible w16cex:durableId="75B5CADE" w16cex:dateUtc="2026-02-04T09:10:00Z">
    <w16cex:extLst>
      <w16:ext w16:uri="{CE6994B0-6A32-4C9F-8C6B-6E91EDA988CE}">
        <cr:reactions xmlns:cr="http://schemas.microsoft.com/office/comments/2020/reactions">
          <cr:reaction reactionType="1">
            <cr:reactionInfo dateUtc="2026-02-04T16:26:28Z">
              <cr:user userId="S::lucien.bickerstaff@tum.de::1ec1429c-9699-40cf-8f99-79d445284a1c" userProvider="AD" userName="Lucien Bickerstaff"/>
            </cr:reactionInfo>
          </cr:reaction>
        </cr:reactions>
      </w16:ext>
    </w16cex:extLst>
  </w16cex:commentExtensible>
  <w16cex:commentExtensible w16cex:durableId="2DD2A1FA" w16cex:dateUtc="2026-02-04T09:13:00Z">
    <w16cex:extLst>
      <w16:ext w16:uri="{CE6994B0-6A32-4C9F-8C6B-6E91EDA988CE}">
        <cr:reactions xmlns:cr="http://schemas.microsoft.com/office/comments/2020/reactions">
          <cr:reaction reactionType="1">
            <cr:reactionInfo dateUtc="2026-02-04T16:30:45Z">
              <cr:user userId="S::lucien.bickerstaff@tum.de::1ec1429c-9699-40cf-8f99-79d445284a1c" userProvider="AD" userName="Lucien Bickerstaff"/>
            </cr:reactionInfo>
          </cr:reaction>
        </cr:reactions>
      </w16:ext>
    </w16cex:extLst>
  </w16cex:commentExtensible>
  <w16cex:commentExtensible w16cex:durableId="42019C30" w16cex:dateUtc="2026-01-24T15:22:00Z"/>
  <w16cex:commentExtensible w16cex:durableId="49E824A1" w16cex:dateUtc="2026-02-04T09:15:00Z"/>
  <w16cex:commentExtensible w16cex:durableId="07BE871E" w16cex:dateUtc="2026-02-04T09:16:00Z"/>
  <w16cex:commentExtensible w16cex:durableId="1FD60594" w16cex:dateUtc="2026-01-23T11:07:00Z"/>
  <w16cex:commentExtensible w16cex:durableId="4BC36ADF" w16cex:dateUtc="2026-02-04T09:19:00Z"/>
  <w16cex:commentExtensible w16cex:durableId="717EF7B3" w16cex:dateUtc="2026-02-04T09:20:00Z"/>
  <w16cex:commentExtensible w16cex:durableId="7ABA8DAF" w16cex:dateUtc="2026-02-04T09:21:00Z"/>
  <w16cex:commentExtensible w16cex:durableId="24EE00B8" w16cex:dateUtc="2026-02-04T16:46:00Z"/>
  <w16cex:commentExtensible w16cex:durableId="052F1948" w16cex:dateUtc="2026-02-04T09:25:00Z">
    <w16cex:extLst>
      <w16:ext w16:uri="{CE6994B0-6A32-4C9F-8C6B-6E91EDA988CE}">
        <cr:reactions xmlns:cr="http://schemas.microsoft.com/office/comments/2020/reactions">
          <cr:reaction reactionType="1">
            <cr:reactionInfo dateUtc="2026-02-04T16:47:06Z">
              <cr:user userId="S::lucien.bickerstaff@tum.de::1ec1429c-9699-40cf-8f99-79d445284a1c" userProvider="AD" userName="Lucien Bickerstaff"/>
            </cr:reactionInfo>
          </cr:reaction>
        </cr:reactions>
      </w16:ext>
    </w16cex:extLst>
  </w16cex:commentExtensible>
  <w16cex:commentExtensible w16cex:durableId="79324651" w16cex:dateUtc="2026-02-04T16:48:00Z"/>
  <w16cex:commentExtensible w16cex:durableId="58D2232F" w16cex:dateUtc="2026-02-04T09:27:00Z"/>
  <w16cex:commentExtensible w16cex:durableId="457A00E3" w16cex:dateUtc="2026-02-04T09:27:00Z"/>
  <w16cex:commentExtensible w16cex:durableId="30F20CEF" w16cex:dateUtc="2026-02-02T12:44:00Z"/>
  <w16cex:commentExtensible w16cex:durableId="1B1B96E3" w16cex:dateUtc="2026-02-04T08:45:00Z"/>
  <w16cex:commentExtensible w16cex:durableId="0D0E7935" w16cex:dateUtc="2026-02-04T08:47:00Z"/>
  <w16cex:commentExtensible w16cex:durableId="23C7F046" w16cex:dateUtc="2026-02-04T17:04:00Z"/>
  <w16cex:commentExtensible w16cex:durableId="568E8147" w16cex:dateUtc="2026-02-02T13:09:00Z"/>
  <w16cex:commentExtensible w16cex:durableId="56050073" w16cex:dateUtc="2026-02-02T13:13:00Z"/>
  <w16cex:commentExtensible w16cex:durableId="4333A45A" w16cex:dateUtc="2026-02-03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49087" w16cid:durableId="343FC7EF"/>
  <w16cid:commentId w16cid:paraId="20FEE35F" w16cid:durableId="72ABBB50"/>
  <w16cid:commentId w16cid:paraId="4FBEA21E" w16cid:durableId="68255D66"/>
  <w16cid:commentId w16cid:paraId="61A88056" w16cid:durableId="567B9CF0"/>
  <w16cid:commentId w16cid:paraId="148C2C03" w16cid:durableId="012E9A1A"/>
  <w16cid:commentId w16cid:paraId="1F357BA2" w16cid:durableId="5099B948"/>
  <w16cid:commentId w16cid:paraId="26D3F87F" w16cid:durableId="33B0986B"/>
  <w16cid:commentId w16cid:paraId="4FDBA895" w16cid:durableId="103D1630"/>
  <w16cid:commentId w16cid:paraId="61413450" w16cid:durableId="6B7EF1FF"/>
  <w16cid:commentId w16cid:paraId="716AC8CD" w16cid:durableId="41023C92"/>
  <w16cid:commentId w16cid:paraId="6FFA558D" w16cid:durableId="0B4E6868"/>
  <w16cid:commentId w16cid:paraId="316F2713" w16cid:durableId="583D6562"/>
  <w16cid:commentId w16cid:paraId="7A7FF2C3" w16cid:durableId="10599A4F"/>
  <w16cid:commentId w16cid:paraId="17A46467" w16cid:durableId="335E1C53"/>
  <w16cid:commentId w16cid:paraId="5C755378" w16cid:durableId="6448A3F3"/>
  <w16cid:commentId w16cid:paraId="5707B711" w16cid:durableId="3A4E5326"/>
  <w16cid:commentId w16cid:paraId="7E32F587" w16cid:durableId="529EA578"/>
  <w16cid:commentId w16cid:paraId="7E7B7397" w16cid:durableId="3954193F"/>
  <w16cid:commentId w16cid:paraId="6B954FA2" w16cid:durableId="2D9FC31D"/>
  <w16cid:commentId w16cid:paraId="3497E21B" w16cid:durableId="2D967A07"/>
  <w16cid:commentId w16cid:paraId="6E345C40" w16cid:durableId="6934897B"/>
  <w16cid:commentId w16cid:paraId="01DFBAB2" w16cid:durableId="535A7AE7"/>
  <w16cid:commentId w16cid:paraId="03CB141E" w16cid:durableId="23D45804"/>
  <w16cid:commentId w16cid:paraId="42EE8295" w16cid:durableId="019F1093"/>
  <w16cid:commentId w16cid:paraId="6A400DE4" w16cid:durableId="25376B73"/>
  <w16cid:commentId w16cid:paraId="0CC2F62D" w16cid:durableId="037745AA"/>
  <w16cid:commentId w16cid:paraId="13494D15" w16cid:durableId="6DABD792"/>
  <w16cid:commentId w16cid:paraId="4122EE31" w16cid:durableId="335788D4"/>
  <w16cid:commentId w16cid:paraId="124306C9" w16cid:durableId="3571D430"/>
  <w16cid:commentId w16cid:paraId="4DE9311B" w16cid:durableId="28B6689C"/>
  <w16cid:commentId w16cid:paraId="4B81C425" w16cid:durableId="104E26E7"/>
  <w16cid:commentId w16cid:paraId="1020FA6D" w16cid:durableId="035C95A8"/>
  <w16cid:commentId w16cid:paraId="0E28183A" w16cid:durableId="076611D8"/>
  <w16cid:commentId w16cid:paraId="5FE2326C" w16cid:durableId="439B6769"/>
  <w16cid:commentId w16cid:paraId="56E1424B" w16cid:durableId="277B5FB0"/>
  <w16cid:commentId w16cid:paraId="13E38249" w16cid:durableId="55B9E6B2"/>
  <w16cid:commentId w16cid:paraId="2853244C" w16cid:durableId="4182EB51"/>
  <w16cid:commentId w16cid:paraId="1A57EABD" w16cid:durableId="506EF7C2"/>
  <w16cid:commentId w16cid:paraId="3E78B8C8" w16cid:durableId="4D743F13"/>
  <w16cid:commentId w16cid:paraId="67D4FB3C" w16cid:durableId="388E6EB3"/>
  <w16cid:commentId w16cid:paraId="23263418" w16cid:durableId="27B5F913"/>
  <w16cid:commentId w16cid:paraId="78817732" w16cid:durableId="30362B14"/>
  <w16cid:commentId w16cid:paraId="3A11E615" w16cid:durableId="18471403"/>
  <w16cid:commentId w16cid:paraId="170F3EC0" w16cid:durableId="0C393608"/>
  <w16cid:commentId w16cid:paraId="1725449C" w16cid:durableId="291929A4"/>
  <w16cid:commentId w16cid:paraId="397547B7" w16cid:durableId="17315599"/>
  <w16cid:commentId w16cid:paraId="3B30EC96" w16cid:durableId="5A8DF0CE"/>
  <w16cid:commentId w16cid:paraId="699973E2" w16cid:durableId="0056E4A1"/>
  <w16cid:commentId w16cid:paraId="6CE2B260" w16cid:durableId="75B5CADE"/>
  <w16cid:commentId w16cid:paraId="3F5723AA" w16cid:durableId="2DD2A1FA"/>
  <w16cid:commentId w16cid:paraId="4183F220" w16cid:durableId="42019C30"/>
  <w16cid:commentId w16cid:paraId="425EFDA0" w16cid:durableId="49E824A1"/>
  <w16cid:commentId w16cid:paraId="4166BDE6" w16cid:durableId="07BE871E"/>
  <w16cid:commentId w16cid:paraId="731589B0" w16cid:durableId="1FD60594"/>
  <w16cid:commentId w16cid:paraId="131E0569" w16cid:durableId="4BC36ADF"/>
  <w16cid:commentId w16cid:paraId="1018816A" w16cid:durableId="717EF7B3"/>
  <w16cid:commentId w16cid:paraId="0A671842" w16cid:durableId="7ABA8DAF"/>
  <w16cid:commentId w16cid:paraId="7E294D29" w16cid:durableId="24EE00B8"/>
  <w16cid:commentId w16cid:paraId="6C2D44A0" w16cid:durableId="052F1948"/>
  <w16cid:commentId w16cid:paraId="2AC36908" w16cid:durableId="79324651"/>
  <w16cid:commentId w16cid:paraId="5DD89FF9" w16cid:durableId="58D2232F"/>
  <w16cid:commentId w16cid:paraId="5CE0E1F6" w16cid:durableId="457A00E3"/>
  <w16cid:commentId w16cid:paraId="4FE13DC2" w16cid:durableId="30F20CEF"/>
  <w16cid:commentId w16cid:paraId="3A5B26A1" w16cid:durableId="1B1B96E3"/>
  <w16cid:commentId w16cid:paraId="0B1D2519" w16cid:durableId="0D0E7935"/>
  <w16cid:commentId w16cid:paraId="225F6D32" w16cid:durableId="23C7F046"/>
  <w16cid:commentId w16cid:paraId="67D16B6D" w16cid:durableId="568E8147"/>
  <w16cid:commentId w16cid:paraId="65E29F2A" w16cid:durableId="56050073"/>
  <w16cid:commentId w16cid:paraId="22241883" w16cid:durableId="4333A4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8650A" w14:textId="77777777" w:rsidR="00B20430" w:rsidRDefault="00B20430" w:rsidP="002318E5">
      <w:pPr>
        <w:spacing w:after="0" w:line="240" w:lineRule="auto"/>
      </w:pPr>
      <w:r>
        <w:separator/>
      </w:r>
    </w:p>
  </w:endnote>
  <w:endnote w:type="continuationSeparator" w:id="0">
    <w:p w14:paraId="05373E80" w14:textId="77777777" w:rsidR="00B20430" w:rsidRDefault="00B20430" w:rsidP="00231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AppleSystemUIFont">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6741951"/>
      <w:docPartObj>
        <w:docPartGallery w:val="Page Numbers (Bottom of Page)"/>
        <w:docPartUnique/>
      </w:docPartObj>
    </w:sdtPr>
    <w:sdtEndPr>
      <w:rPr>
        <w:rStyle w:val="PageNumber"/>
      </w:rPr>
    </w:sdtEndPr>
    <w:sdtContent>
      <w:p w14:paraId="738E7E79" w14:textId="45037AAD" w:rsidR="002318E5" w:rsidRDefault="002318E5" w:rsidP="000B31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717B7">
          <w:rPr>
            <w:rStyle w:val="PageNumber"/>
            <w:noProof/>
          </w:rPr>
          <w:t>26</w:t>
        </w:r>
        <w:r>
          <w:rPr>
            <w:rStyle w:val="PageNumber"/>
          </w:rPr>
          <w:fldChar w:fldCharType="end"/>
        </w:r>
      </w:p>
    </w:sdtContent>
  </w:sdt>
  <w:p w14:paraId="17AA1904" w14:textId="77777777" w:rsidR="002318E5" w:rsidRDefault="002318E5" w:rsidP="002318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6709019"/>
      <w:docPartObj>
        <w:docPartGallery w:val="Page Numbers (Bottom of Page)"/>
        <w:docPartUnique/>
      </w:docPartObj>
    </w:sdtPr>
    <w:sdtEndPr>
      <w:rPr>
        <w:rStyle w:val="PageNumber"/>
      </w:rPr>
    </w:sdtEndPr>
    <w:sdtContent>
      <w:p w14:paraId="58914689" w14:textId="7C44CFE1" w:rsidR="002318E5" w:rsidRDefault="002318E5" w:rsidP="000B318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6174CAB4" w14:textId="77777777" w:rsidR="002318E5" w:rsidRDefault="002318E5" w:rsidP="002318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EF5FB" w14:textId="77777777" w:rsidR="00B20430" w:rsidRDefault="00B20430" w:rsidP="002318E5">
      <w:pPr>
        <w:spacing w:after="0" w:line="240" w:lineRule="auto"/>
      </w:pPr>
      <w:r>
        <w:separator/>
      </w:r>
    </w:p>
  </w:footnote>
  <w:footnote w:type="continuationSeparator" w:id="0">
    <w:p w14:paraId="387FEC7E" w14:textId="77777777" w:rsidR="00B20430" w:rsidRDefault="00B20430" w:rsidP="002318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75DAD2" w14:paraId="6C63E640" w14:textId="77777777" w:rsidTr="3075DAD2">
      <w:trPr>
        <w:trHeight w:val="300"/>
      </w:trPr>
      <w:tc>
        <w:tcPr>
          <w:tcW w:w="3120" w:type="dxa"/>
        </w:tcPr>
        <w:p w14:paraId="49C17BE1" w14:textId="7D654A5B" w:rsidR="3075DAD2" w:rsidRDefault="3075DAD2" w:rsidP="3075DAD2">
          <w:pPr>
            <w:pStyle w:val="Header"/>
            <w:ind w:left="-115"/>
          </w:pPr>
        </w:p>
      </w:tc>
      <w:tc>
        <w:tcPr>
          <w:tcW w:w="3120" w:type="dxa"/>
        </w:tcPr>
        <w:p w14:paraId="251E4D9B" w14:textId="2B626185" w:rsidR="3075DAD2" w:rsidRDefault="3075DAD2" w:rsidP="3075DAD2">
          <w:pPr>
            <w:pStyle w:val="Header"/>
            <w:jc w:val="center"/>
          </w:pPr>
        </w:p>
      </w:tc>
      <w:tc>
        <w:tcPr>
          <w:tcW w:w="3120" w:type="dxa"/>
        </w:tcPr>
        <w:p w14:paraId="6E97904F" w14:textId="7382ADAE" w:rsidR="3075DAD2" w:rsidRDefault="3075DAD2" w:rsidP="3075DAD2">
          <w:pPr>
            <w:pStyle w:val="Header"/>
            <w:ind w:right="-115"/>
            <w:jc w:val="right"/>
          </w:pPr>
        </w:p>
      </w:tc>
    </w:tr>
  </w:tbl>
  <w:p w14:paraId="2066927B" w14:textId="7D59A7D0" w:rsidR="00EF00E5" w:rsidRDefault="00EF00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075DAD2" w14:paraId="3DF28A70" w14:textId="77777777" w:rsidTr="3075DAD2">
      <w:trPr>
        <w:trHeight w:val="300"/>
      </w:trPr>
      <w:tc>
        <w:tcPr>
          <w:tcW w:w="4320" w:type="dxa"/>
        </w:tcPr>
        <w:p w14:paraId="0886A1FF" w14:textId="2238CD28" w:rsidR="3075DAD2" w:rsidRDefault="3075DAD2" w:rsidP="3075DAD2">
          <w:pPr>
            <w:pStyle w:val="Header"/>
            <w:ind w:left="-115"/>
          </w:pPr>
        </w:p>
      </w:tc>
      <w:tc>
        <w:tcPr>
          <w:tcW w:w="4320" w:type="dxa"/>
        </w:tcPr>
        <w:p w14:paraId="622934AC" w14:textId="2AD65179" w:rsidR="3075DAD2" w:rsidRDefault="3075DAD2" w:rsidP="3075DAD2">
          <w:pPr>
            <w:pStyle w:val="Header"/>
            <w:jc w:val="center"/>
          </w:pPr>
        </w:p>
      </w:tc>
      <w:tc>
        <w:tcPr>
          <w:tcW w:w="4320" w:type="dxa"/>
        </w:tcPr>
        <w:p w14:paraId="3983E755" w14:textId="49502C8D" w:rsidR="3075DAD2" w:rsidRDefault="3075DAD2" w:rsidP="3075DAD2">
          <w:pPr>
            <w:pStyle w:val="Header"/>
            <w:ind w:right="-115"/>
            <w:jc w:val="right"/>
          </w:pPr>
        </w:p>
      </w:tc>
    </w:tr>
  </w:tbl>
  <w:p w14:paraId="574D19C0" w14:textId="2AC2492C" w:rsidR="00EF00E5" w:rsidRDefault="00EF00E5">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C7F"/>
    <w:multiLevelType w:val="hybridMultilevel"/>
    <w:tmpl w:val="CE1801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C35D8D"/>
    <w:multiLevelType w:val="hybridMultilevel"/>
    <w:tmpl w:val="DE284D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726310E"/>
    <w:multiLevelType w:val="hybridMultilevel"/>
    <w:tmpl w:val="247062DE"/>
    <w:lvl w:ilvl="0" w:tplc="76E80E4C">
      <w:start w:val="1"/>
      <w:numFmt w:val="decimal"/>
      <w:lvlText w:val="%1."/>
      <w:lvlJc w:val="left"/>
      <w:pPr>
        <w:ind w:left="720" w:hanging="360"/>
      </w:pPr>
    </w:lvl>
    <w:lvl w:ilvl="1" w:tplc="CC14BB4E">
      <w:start w:val="1"/>
      <w:numFmt w:val="lowerLetter"/>
      <w:lvlText w:val="%2."/>
      <w:lvlJc w:val="left"/>
      <w:pPr>
        <w:ind w:left="1440" w:hanging="360"/>
      </w:pPr>
    </w:lvl>
    <w:lvl w:ilvl="2" w:tplc="36889032">
      <w:start w:val="1"/>
      <w:numFmt w:val="lowerRoman"/>
      <w:lvlText w:val="%3."/>
      <w:lvlJc w:val="right"/>
      <w:pPr>
        <w:ind w:left="2160" w:hanging="180"/>
      </w:pPr>
    </w:lvl>
    <w:lvl w:ilvl="3" w:tplc="3FF2A356">
      <w:start w:val="1"/>
      <w:numFmt w:val="decimal"/>
      <w:lvlText w:val="%4."/>
      <w:lvlJc w:val="left"/>
      <w:pPr>
        <w:ind w:left="2880" w:hanging="360"/>
      </w:pPr>
    </w:lvl>
    <w:lvl w:ilvl="4" w:tplc="8C0078AA">
      <w:start w:val="1"/>
      <w:numFmt w:val="lowerLetter"/>
      <w:lvlText w:val="%5."/>
      <w:lvlJc w:val="left"/>
      <w:pPr>
        <w:ind w:left="3600" w:hanging="360"/>
      </w:pPr>
    </w:lvl>
    <w:lvl w:ilvl="5" w:tplc="93107A2C">
      <w:start w:val="1"/>
      <w:numFmt w:val="lowerRoman"/>
      <w:lvlText w:val="%6."/>
      <w:lvlJc w:val="right"/>
      <w:pPr>
        <w:ind w:left="4320" w:hanging="180"/>
      </w:pPr>
    </w:lvl>
    <w:lvl w:ilvl="6" w:tplc="4FF83708">
      <w:start w:val="1"/>
      <w:numFmt w:val="decimal"/>
      <w:lvlText w:val="%7."/>
      <w:lvlJc w:val="left"/>
      <w:pPr>
        <w:ind w:left="5040" w:hanging="360"/>
      </w:pPr>
    </w:lvl>
    <w:lvl w:ilvl="7" w:tplc="B50AF544">
      <w:start w:val="1"/>
      <w:numFmt w:val="lowerLetter"/>
      <w:lvlText w:val="%8."/>
      <w:lvlJc w:val="left"/>
      <w:pPr>
        <w:ind w:left="5760" w:hanging="360"/>
      </w:pPr>
    </w:lvl>
    <w:lvl w:ilvl="8" w:tplc="D0BEC7D4">
      <w:start w:val="1"/>
      <w:numFmt w:val="lowerRoman"/>
      <w:lvlText w:val="%9."/>
      <w:lvlJc w:val="right"/>
      <w:pPr>
        <w:ind w:left="6480" w:hanging="180"/>
      </w:pPr>
    </w:lvl>
  </w:abstractNum>
  <w:abstractNum w:abstractNumId="3" w15:restartNumberingAfterBreak="0">
    <w:nsid w:val="17DA4E64"/>
    <w:multiLevelType w:val="hybridMultilevel"/>
    <w:tmpl w:val="3BA47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FBAB59"/>
    <w:multiLevelType w:val="hybridMultilevel"/>
    <w:tmpl w:val="B562F72A"/>
    <w:lvl w:ilvl="0" w:tplc="91AE4FE4">
      <w:start w:val="1"/>
      <w:numFmt w:val="bullet"/>
      <w:lvlText w:val=""/>
      <w:lvlJc w:val="left"/>
      <w:pPr>
        <w:ind w:left="720" w:hanging="360"/>
      </w:pPr>
      <w:rPr>
        <w:rFonts w:ascii="Symbol" w:hAnsi="Symbol" w:hint="default"/>
      </w:rPr>
    </w:lvl>
    <w:lvl w:ilvl="1" w:tplc="6A744C6C">
      <w:start w:val="1"/>
      <w:numFmt w:val="bullet"/>
      <w:lvlText w:val="o"/>
      <w:lvlJc w:val="left"/>
      <w:pPr>
        <w:ind w:left="1440" w:hanging="360"/>
      </w:pPr>
      <w:rPr>
        <w:rFonts w:ascii="Courier New" w:hAnsi="Courier New" w:hint="default"/>
      </w:rPr>
    </w:lvl>
    <w:lvl w:ilvl="2" w:tplc="4B0C857C">
      <w:start w:val="1"/>
      <w:numFmt w:val="bullet"/>
      <w:lvlText w:val=""/>
      <w:lvlJc w:val="left"/>
      <w:pPr>
        <w:ind w:left="2160" w:hanging="360"/>
      </w:pPr>
      <w:rPr>
        <w:rFonts w:ascii="Wingdings" w:hAnsi="Wingdings" w:hint="default"/>
      </w:rPr>
    </w:lvl>
    <w:lvl w:ilvl="3" w:tplc="6466F93A">
      <w:start w:val="1"/>
      <w:numFmt w:val="bullet"/>
      <w:lvlText w:val=""/>
      <w:lvlJc w:val="left"/>
      <w:pPr>
        <w:ind w:left="2880" w:hanging="360"/>
      </w:pPr>
      <w:rPr>
        <w:rFonts w:ascii="Symbol" w:hAnsi="Symbol" w:hint="default"/>
      </w:rPr>
    </w:lvl>
    <w:lvl w:ilvl="4" w:tplc="B29A5EF0">
      <w:start w:val="1"/>
      <w:numFmt w:val="bullet"/>
      <w:lvlText w:val="o"/>
      <w:lvlJc w:val="left"/>
      <w:pPr>
        <w:ind w:left="3600" w:hanging="360"/>
      </w:pPr>
      <w:rPr>
        <w:rFonts w:ascii="Courier New" w:hAnsi="Courier New" w:hint="default"/>
      </w:rPr>
    </w:lvl>
    <w:lvl w:ilvl="5" w:tplc="84EE0898">
      <w:start w:val="1"/>
      <w:numFmt w:val="bullet"/>
      <w:lvlText w:val=""/>
      <w:lvlJc w:val="left"/>
      <w:pPr>
        <w:ind w:left="4320" w:hanging="360"/>
      </w:pPr>
      <w:rPr>
        <w:rFonts w:ascii="Wingdings" w:hAnsi="Wingdings" w:hint="default"/>
      </w:rPr>
    </w:lvl>
    <w:lvl w:ilvl="6" w:tplc="FFA2B11A">
      <w:start w:val="1"/>
      <w:numFmt w:val="bullet"/>
      <w:lvlText w:val=""/>
      <w:lvlJc w:val="left"/>
      <w:pPr>
        <w:ind w:left="5040" w:hanging="360"/>
      </w:pPr>
      <w:rPr>
        <w:rFonts w:ascii="Symbol" w:hAnsi="Symbol" w:hint="default"/>
      </w:rPr>
    </w:lvl>
    <w:lvl w:ilvl="7" w:tplc="A77CAA56">
      <w:start w:val="1"/>
      <w:numFmt w:val="bullet"/>
      <w:lvlText w:val="o"/>
      <w:lvlJc w:val="left"/>
      <w:pPr>
        <w:ind w:left="5760" w:hanging="360"/>
      </w:pPr>
      <w:rPr>
        <w:rFonts w:ascii="Courier New" w:hAnsi="Courier New" w:hint="default"/>
      </w:rPr>
    </w:lvl>
    <w:lvl w:ilvl="8" w:tplc="2D78D6C4">
      <w:start w:val="1"/>
      <w:numFmt w:val="bullet"/>
      <w:lvlText w:val=""/>
      <w:lvlJc w:val="left"/>
      <w:pPr>
        <w:ind w:left="6480" w:hanging="360"/>
      </w:pPr>
      <w:rPr>
        <w:rFonts w:ascii="Wingdings" w:hAnsi="Wingdings" w:hint="default"/>
      </w:rPr>
    </w:lvl>
  </w:abstractNum>
  <w:abstractNum w:abstractNumId="5" w15:restartNumberingAfterBreak="0">
    <w:nsid w:val="2FE46E70"/>
    <w:multiLevelType w:val="hybridMultilevel"/>
    <w:tmpl w:val="FCC0F6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B82E75"/>
    <w:multiLevelType w:val="hybridMultilevel"/>
    <w:tmpl w:val="A1DAA97E"/>
    <w:lvl w:ilvl="0" w:tplc="D6A87872">
      <w:start w:val="1"/>
      <w:numFmt w:val="bullet"/>
      <w:lvlText w:val="-"/>
      <w:lvlJc w:val="left"/>
      <w:pPr>
        <w:ind w:left="720" w:hanging="360"/>
      </w:pPr>
      <w:rPr>
        <w:rFonts w:ascii="Aptos" w:hAnsi="Aptos" w:hint="default"/>
      </w:rPr>
    </w:lvl>
    <w:lvl w:ilvl="1" w:tplc="4DCE342C">
      <w:start w:val="1"/>
      <w:numFmt w:val="bullet"/>
      <w:lvlText w:val="o"/>
      <w:lvlJc w:val="left"/>
      <w:pPr>
        <w:ind w:left="1440" w:hanging="360"/>
      </w:pPr>
      <w:rPr>
        <w:rFonts w:ascii="Courier New" w:hAnsi="Courier New" w:hint="default"/>
      </w:rPr>
    </w:lvl>
    <w:lvl w:ilvl="2" w:tplc="056EC3A4">
      <w:start w:val="1"/>
      <w:numFmt w:val="bullet"/>
      <w:lvlText w:val=""/>
      <w:lvlJc w:val="left"/>
      <w:pPr>
        <w:ind w:left="2160" w:hanging="360"/>
      </w:pPr>
      <w:rPr>
        <w:rFonts w:ascii="Wingdings" w:hAnsi="Wingdings" w:hint="default"/>
      </w:rPr>
    </w:lvl>
    <w:lvl w:ilvl="3" w:tplc="1324C248">
      <w:start w:val="1"/>
      <w:numFmt w:val="bullet"/>
      <w:lvlText w:val=""/>
      <w:lvlJc w:val="left"/>
      <w:pPr>
        <w:ind w:left="2880" w:hanging="360"/>
      </w:pPr>
      <w:rPr>
        <w:rFonts w:ascii="Symbol" w:hAnsi="Symbol" w:hint="default"/>
      </w:rPr>
    </w:lvl>
    <w:lvl w:ilvl="4" w:tplc="FCEC76AA">
      <w:start w:val="1"/>
      <w:numFmt w:val="bullet"/>
      <w:lvlText w:val="o"/>
      <w:lvlJc w:val="left"/>
      <w:pPr>
        <w:ind w:left="3600" w:hanging="360"/>
      </w:pPr>
      <w:rPr>
        <w:rFonts w:ascii="Courier New" w:hAnsi="Courier New" w:hint="default"/>
      </w:rPr>
    </w:lvl>
    <w:lvl w:ilvl="5" w:tplc="EEBC5C7E">
      <w:start w:val="1"/>
      <w:numFmt w:val="bullet"/>
      <w:lvlText w:val=""/>
      <w:lvlJc w:val="left"/>
      <w:pPr>
        <w:ind w:left="4320" w:hanging="360"/>
      </w:pPr>
      <w:rPr>
        <w:rFonts w:ascii="Wingdings" w:hAnsi="Wingdings" w:hint="default"/>
      </w:rPr>
    </w:lvl>
    <w:lvl w:ilvl="6" w:tplc="C1322F98">
      <w:start w:val="1"/>
      <w:numFmt w:val="bullet"/>
      <w:lvlText w:val=""/>
      <w:lvlJc w:val="left"/>
      <w:pPr>
        <w:ind w:left="5040" w:hanging="360"/>
      </w:pPr>
      <w:rPr>
        <w:rFonts w:ascii="Symbol" w:hAnsi="Symbol" w:hint="default"/>
      </w:rPr>
    </w:lvl>
    <w:lvl w:ilvl="7" w:tplc="2F48697A">
      <w:start w:val="1"/>
      <w:numFmt w:val="bullet"/>
      <w:lvlText w:val="o"/>
      <w:lvlJc w:val="left"/>
      <w:pPr>
        <w:ind w:left="5760" w:hanging="360"/>
      </w:pPr>
      <w:rPr>
        <w:rFonts w:ascii="Courier New" w:hAnsi="Courier New" w:hint="default"/>
      </w:rPr>
    </w:lvl>
    <w:lvl w:ilvl="8" w:tplc="CDE8CF44">
      <w:start w:val="1"/>
      <w:numFmt w:val="bullet"/>
      <w:lvlText w:val=""/>
      <w:lvlJc w:val="left"/>
      <w:pPr>
        <w:ind w:left="6480" w:hanging="360"/>
      </w:pPr>
      <w:rPr>
        <w:rFonts w:ascii="Wingdings" w:hAnsi="Wingdings" w:hint="default"/>
      </w:rPr>
    </w:lvl>
  </w:abstractNum>
  <w:abstractNum w:abstractNumId="7" w15:restartNumberingAfterBreak="0">
    <w:nsid w:val="41145FE8"/>
    <w:multiLevelType w:val="hybridMultilevel"/>
    <w:tmpl w:val="27D6A0C2"/>
    <w:lvl w:ilvl="0" w:tplc="C65C4046">
      <w:start w:val="1"/>
      <w:numFmt w:val="bullet"/>
      <w:lvlText w:val=""/>
      <w:lvlJc w:val="left"/>
      <w:pPr>
        <w:ind w:left="720" w:hanging="360"/>
      </w:pPr>
      <w:rPr>
        <w:rFonts w:ascii="Symbol" w:hAnsi="Symbol" w:hint="default"/>
      </w:rPr>
    </w:lvl>
    <w:lvl w:ilvl="1" w:tplc="2F42557E">
      <w:start w:val="1"/>
      <w:numFmt w:val="bullet"/>
      <w:lvlText w:val="o"/>
      <w:lvlJc w:val="left"/>
      <w:pPr>
        <w:ind w:left="1440" w:hanging="360"/>
      </w:pPr>
      <w:rPr>
        <w:rFonts w:ascii="Courier New" w:hAnsi="Courier New" w:hint="default"/>
      </w:rPr>
    </w:lvl>
    <w:lvl w:ilvl="2" w:tplc="4CD628EA">
      <w:start w:val="1"/>
      <w:numFmt w:val="bullet"/>
      <w:lvlText w:val=""/>
      <w:lvlJc w:val="left"/>
      <w:pPr>
        <w:ind w:left="2160" w:hanging="360"/>
      </w:pPr>
      <w:rPr>
        <w:rFonts w:ascii="Wingdings" w:hAnsi="Wingdings" w:hint="default"/>
      </w:rPr>
    </w:lvl>
    <w:lvl w:ilvl="3" w:tplc="DB90BDC2">
      <w:start w:val="1"/>
      <w:numFmt w:val="bullet"/>
      <w:lvlText w:val=""/>
      <w:lvlJc w:val="left"/>
      <w:pPr>
        <w:ind w:left="2880" w:hanging="360"/>
      </w:pPr>
      <w:rPr>
        <w:rFonts w:ascii="Symbol" w:hAnsi="Symbol" w:hint="default"/>
      </w:rPr>
    </w:lvl>
    <w:lvl w:ilvl="4" w:tplc="51023F0A">
      <w:start w:val="1"/>
      <w:numFmt w:val="bullet"/>
      <w:lvlText w:val="o"/>
      <w:lvlJc w:val="left"/>
      <w:pPr>
        <w:ind w:left="3600" w:hanging="360"/>
      </w:pPr>
      <w:rPr>
        <w:rFonts w:ascii="Courier New" w:hAnsi="Courier New" w:hint="default"/>
      </w:rPr>
    </w:lvl>
    <w:lvl w:ilvl="5" w:tplc="C2C802EE">
      <w:start w:val="1"/>
      <w:numFmt w:val="bullet"/>
      <w:lvlText w:val=""/>
      <w:lvlJc w:val="left"/>
      <w:pPr>
        <w:ind w:left="4320" w:hanging="360"/>
      </w:pPr>
      <w:rPr>
        <w:rFonts w:ascii="Wingdings" w:hAnsi="Wingdings" w:hint="default"/>
      </w:rPr>
    </w:lvl>
    <w:lvl w:ilvl="6" w:tplc="D6365536">
      <w:start w:val="1"/>
      <w:numFmt w:val="bullet"/>
      <w:lvlText w:val=""/>
      <w:lvlJc w:val="left"/>
      <w:pPr>
        <w:ind w:left="5040" w:hanging="360"/>
      </w:pPr>
      <w:rPr>
        <w:rFonts w:ascii="Symbol" w:hAnsi="Symbol" w:hint="default"/>
      </w:rPr>
    </w:lvl>
    <w:lvl w:ilvl="7" w:tplc="8D7C4E0A">
      <w:start w:val="1"/>
      <w:numFmt w:val="bullet"/>
      <w:lvlText w:val="o"/>
      <w:lvlJc w:val="left"/>
      <w:pPr>
        <w:ind w:left="5760" w:hanging="360"/>
      </w:pPr>
      <w:rPr>
        <w:rFonts w:ascii="Courier New" w:hAnsi="Courier New" w:hint="default"/>
      </w:rPr>
    </w:lvl>
    <w:lvl w:ilvl="8" w:tplc="28B060FE">
      <w:start w:val="1"/>
      <w:numFmt w:val="bullet"/>
      <w:lvlText w:val=""/>
      <w:lvlJc w:val="left"/>
      <w:pPr>
        <w:ind w:left="6480" w:hanging="360"/>
      </w:pPr>
      <w:rPr>
        <w:rFonts w:ascii="Wingdings" w:hAnsi="Wingdings" w:hint="default"/>
      </w:rPr>
    </w:lvl>
  </w:abstractNum>
  <w:abstractNum w:abstractNumId="8" w15:restartNumberingAfterBreak="0">
    <w:nsid w:val="41FF24C0"/>
    <w:multiLevelType w:val="hybridMultilevel"/>
    <w:tmpl w:val="16F4E2E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EF03CD"/>
    <w:multiLevelType w:val="hybridMultilevel"/>
    <w:tmpl w:val="1FCAE1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F9D3A2"/>
    <w:multiLevelType w:val="hybridMultilevel"/>
    <w:tmpl w:val="26C838AE"/>
    <w:lvl w:ilvl="0" w:tplc="F106176A">
      <w:start w:val="1"/>
      <w:numFmt w:val="lowerLetter"/>
      <w:lvlText w:val="%1."/>
      <w:lvlJc w:val="left"/>
      <w:pPr>
        <w:ind w:left="720" w:hanging="360"/>
      </w:pPr>
    </w:lvl>
    <w:lvl w:ilvl="1" w:tplc="949A6F16">
      <w:start w:val="1"/>
      <w:numFmt w:val="lowerLetter"/>
      <w:lvlText w:val="%2."/>
      <w:lvlJc w:val="left"/>
      <w:pPr>
        <w:ind w:left="1440" w:hanging="360"/>
      </w:pPr>
    </w:lvl>
    <w:lvl w:ilvl="2" w:tplc="1298AEF2">
      <w:start w:val="1"/>
      <w:numFmt w:val="lowerRoman"/>
      <w:lvlText w:val="%3."/>
      <w:lvlJc w:val="right"/>
      <w:pPr>
        <w:ind w:left="2160" w:hanging="180"/>
      </w:pPr>
    </w:lvl>
    <w:lvl w:ilvl="3" w:tplc="E4A8C1A0">
      <w:start w:val="1"/>
      <w:numFmt w:val="decimal"/>
      <w:lvlText w:val="%4."/>
      <w:lvlJc w:val="left"/>
      <w:pPr>
        <w:ind w:left="2880" w:hanging="360"/>
      </w:pPr>
    </w:lvl>
    <w:lvl w:ilvl="4" w:tplc="BF98E26E">
      <w:start w:val="1"/>
      <w:numFmt w:val="lowerLetter"/>
      <w:lvlText w:val="%5."/>
      <w:lvlJc w:val="left"/>
      <w:pPr>
        <w:ind w:left="3600" w:hanging="360"/>
      </w:pPr>
    </w:lvl>
    <w:lvl w:ilvl="5" w:tplc="32E60D3E">
      <w:start w:val="1"/>
      <w:numFmt w:val="lowerRoman"/>
      <w:lvlText w:val="%6."/>
      <w:lvlJc w:val="right"/>
      <w:pPr>
        <w:ind w:left="4320" w:hanging="180"/>
      </w:pPr>
    </w:lvl>
    <w:lvl w:ilvl="6" w:tplc="56E05A16">
      <w:start w:val="1"/>
      <w:numFmt w:val="decimal"/>
      <w:lvlText w:val="%7."/>
      <w:lvlJc w:val="left"/>
      <w:pPr>
        <w:ind w:left="5040" w:hanging="360"/>
      </w:pPr>
    </w:lvl>
    <w:lvl w:ilvl="7" w:tplc="7D9660F6">
      <w:start w:val="1"/>
      <w:numFmt w:val="lowerLetter"/>
      <w:lvlText w:val="%8."/>
      <w:lvlJc w:val="left"/>
      <w:pPr>
        <w:ind w:left="5760" w:hanging="360"/>
      </w:pPr>
    </w:lvl>
    <w:lvl w:ilvl="8" w:tplc="28BE6C9C">
      <w:start w:val="1"/>
      <w:numFmt w:val="lowerRoman"/>
      <w:lvlText w:val="%9."/>
      <w:lvlJc w:val="right"/>
      <w:pPr>
        <w:ind w:left="6480" w:hanging="180"/>
      </w:pPr>
    </w:lvl>
  </w:abstractNum>
  <w:abstractNum w:abstractNumId="11" w15:restartNumberingAfterBreak="0">
    <w:nsid w:val="4C4B0D4C"/>
    <w:multiLevelType w:val="hybridMultilevel"/>
    <w:tmpl w:val="8CF28BD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E6B2D16"/>
    <w:multiLevelType w:val="hybridMultilevel"/>
    <w:tmpl w:val="D96A2EC6"/>
    <w:lvl w:ilvl="0" w:tplc="CF0C8020">
      <w:start w:val="1"/>
      <w:numFmt w:val="bullet"/>
      <w:lvlText w:val="-"/>
      <w:lvlJc w:val="left"/>
      <w:pPr>
        <w:ind w:left="720" w:hanging="360"/>
      </w:pPr>
      <w:rPr>
        <w:rFonts w:ascii="Aptos" w:hAnsi="Aptos" w:hint="default"/>
      </w:rPr>
    </w:lvl>
    <w:lvl w:ilvl="1" w:tplc="B9487A5E">
      <w:start w:val="1"/>
      <w:numFmt w:val="bullet"/>
      <w:lvlText w:val="o"/>
      <w:lvlJc w:val="left"/>
      <w:pPr>
        <w:ind w:left="1440" w:hanging="360"/>
      </w:pPr>
      <w:rPr>
        <w:rFonts w:ascii="Courier New" w:hAnsi="Courier New" w:hint="default"/>
      </w:rPr>
    </w:lvl>
    <w:lvl w:ilvl="2" w:tplc="C5060A30">
      <w:start w:val="1"/>
      <w:numFmt w:val="bullet"/>
      <w:lvlText w:val=""/>
      <w:lvlJc w:val="left"/>
      <w:pPr>
        <w:ind w:left="2160" w:hanging="360"/>
      </w:pPr>
      <w:rPr>
        <w:rFonts w:ascii="Wingdings" w:hAnsi="Wingdings" w:hint="default"/>
      </w:rPr>
    </w:lvl>
    <w:lvl w:ilvl="3" w:tplc="15ACAB48">
      <w:start w:val="1"/>
      <w:numFmt w:val="bullet"/>
      <w:lvlText w:val=""/>
      <w:lvlJc w:val="left"/>
      <w:pPr>
        <w:ind w:left="2880" w:hanging="360"/>
      </w:pPr>
      <w:rPr>
        <w:rFonts w:ascii="Symbol" w:hAnsi="Symbol" w:hint="default"/>
      </w:rPr>
    </w:lvl>
    <w:lvl w:ilvl="4" w:tplc="85988914">
      <w:start w:val="1"/>
      <w:numFmt w:val="bullet"/>
      <w:lvlText w:val="o"/>
      <w:lvlJc w:val="left"/>
      <w:pPr>
        <w:ind w:left="3600" w:hanging="360"/>
      </w:pPr>
      <w:rPr>
        <w:rFonts w:ascii="Courier New" w:hAnsi="Courier New" w:hint="default"/>
      </w:rPr>
    </w:lvl>
    <w:lvl w:ilvl="5" w:tplc="323EF8E0">
      <w:start w:val="1"/>
      <w:numFmt w:val="bullet"/>
      <w:lvlText w:val=""/>
      <w:lvlJc w:val="left"/>
      <w:pPr>
        <w:ind w:left="4320" w:hanging="360"/>
      </w:pPr>
      <w:rPr>
        <w:rFonts w:ascii="Wingdings" w:hAnsi="Wingdings" w:hint="default"/>
      </w:rPr>
    </w:lvl>
    <w:lvl w:ilvl="6" w:tplc="552863FE">
      <w:start w:val="1"/>
      <w:numFmt w:val="bullet"/>
      <w:lvlText w:val=""/>
      <w:lvlJc w:val="left"/>
      <w:pPr>
        <w:ind w:left="5040" w:hanging="360"/>
      </w:pPr>
      <w:rPr>
        <w:rFonts w:ascii="Symbol" w:hAnsi="Symbol" w:hint="default"/>
      </w:rPr>
    </w:lvl>
    <w:lvl w:ilvl="7" w:tplc="84F295E4">
      <w:start w:val="1"/>
      <w:numFmt w:val="bullet"/>
      <w:lvlText w:val="o"/>
      <w:lvlJc w:val="left"/>
      <w:pPr>
        <w:ind w:left="5760" w:hanging="360"/>
      </w:pPr>
      <w:rPr>
        <w:rFonts w:ascii="Courier New" w:hAnsi="Courier New" w:hint="default"/>
      </w:rPr>
    </w:lvl>
    <w:lvl w:ilvl="8" w:tplc="BB4A7C9C">
      <w:start w:val="1"/>
      <w:numFmt w:val="bullet"/>
      <w:lvlText w:val=""/>
      <w:lvlJc w:val="left"/>
      <w:pPr>
        <w:ind w:left="6480" w:hanging="360"/>
      </w:pPr>
      <w:rPr>
        <w:rFonts w:ascii="Wingdings" w:hAnsi="Wingdings" w:hint="default"/>
      </w:rPr>
    </w:lvl>
  </w:abstractNum>
  <w:abstractNum w:abstractNumId="13" w15:restartNumberingAfterBreak="0">
    <w:nsid w:val="4FE077A4"/>
    <w:multiLevelType w:val="hybridMultilevel"/>
    <w:tmpl w:val="C2B2A4FC"/>
    <w:lvl w:ilvl="0" w:tplc="F4E0C6C2">
      <w:start w:val="1"/>
      <w:numFmt w:val="bullet"/>
      <w:lvlText w:val="-"/>
      <w:lvlJc w:val="left"/>
      <w:pPr>
        <w:ind w:left="720" w:hanging="360"/>
      </w:pPr>
      <w:rPr>
        <w:rFonts w:ascii="Aptos" w:hAnsi="Aptos" w:hint="default"/>
      </w:rPr>
    </w:lvl>
    <w:lvl w:ilvl="1" w:tplc="B1F464F0">
      <w:start w:val="1"/>
      <w:numFmt w:val="bullet"/>
      <w:lvlText w:val="o"/>
      <w:lvlJc w:val="left"/>
      <w:pPr>
        <w:ind w:left="1440" w:hanging="360"/>
      </w:pPr>
      <w:rPr>
        <w:rFonts w:ascii="Courier New" w:hAnsi="Courier New" w:hint="default"/>
      </w:rPr>
    </w:lvl>
    <w:lvl w:ilvl="2" w:tplc="D7126682">
      <w:start w:val="1"/>
      <w:numFmt w:val="bullet"/>
      <w:lvlText w:val=""/>
      <w:lvlJc w:val="left"/>
      <w:pPr>
        <w:ind w:left="2160" w:hanging="360"/>
      </w:pPr>
      <w:rPr>
        <w:rFonts w:ascii="Wingdings" w:hAnsi="Wingdings" w:hint="default"/>
      </w:rPr>
    </w:lvl>
    <w:lvl w:ilvl="3" w:tplc="08FE36D0">
      <w:start w:val="1"/>
      <w:numFmt w:val="bullet"/>
      <w:lvlText w:val=""/>
      <w:lvlJc w:val="left"/>
      <w:pPr>
        <w:ind w:left="2880" w:hanging="360"/>
      </w:pPr>
      <w:rPr>
        <w:rFonts w:ascii="Symbol" w:hAnsi="Symbol" w:hint="default"/>
      </w:rPr>
    </w:lvl>
    <w:lvl w:ilvl="4" w:tplc="3A368D6C">
      <w:start w:val="1"/>
      <w:numFmt w:val="bullet"/>
      <w:lvlText w:val="o"/>
      <w:lvlJc w:val="left"/>
      <w:pPr>
        <w:ind w:left="3600" w:hanging="360"/>
      </w:pPr>
      <w:rPr>
        <w:rFonts w:ascii="Courier New" w:hAnsi="Courier New" w:hint="default"/>
      </w:rPr>
    </w:lvl>
    <w:lvl w:ilvl="5" w:tplc="0F8EF9C2">
      <w:start w:val="1"/>
      <w:numFmt w:val="bullet"/>
      <w:lvlText w:val=""/>
      <w:lvlJc w:val="left"/>
      <w:pPr>
        <w:ind w:left="4320" w:hanging="360"/>
      </w:pPr>
      <w:rPr>
        <w:rFonts w:ascii="Wingdings" w:hAnsi="Wingdings" w:hint="default"/>
      </w:rPr>
    </w:lvl>
    <w:lvl w:ilvl="6" w:tplc="334EB700">
      <w:start w:val="1"/>
      <w:numFmt w:val="bullet"/>
      <w:lvlText w:val=""/>
      <w:lvlJc w:val="left"/>
      <w:pPr>
        <w:ind w:left="5040" w:hanging="360"/>
      </w:pPr>
      <w:rPr>
        <w:rFonts w:ascii="Symbol" w:hAnsi="Symbol" w:hint="default"/>
      </w:rPr>
    </w:lvl>
    <w:lvl w:ilvl="7" w:tplc="F8D0EEDC">
      <w:start w:val="1"/>
      <w:numFmt w:val="bullet"/>
      <w:lvlText w:val="o"/>
      <w:lvlJc w:val="left"/>
      <w:pPr>
        <w:ind w:left="5760" w:hanging="360"/>
      </w:pPr>
      <w:rPr>
        <w:rFonts w:ascii="Courier New" w:hAnsi="Courier New" w:hint="default"/>
      </w:rPr>
    </w:lvl>
    <w:lvl w:ilvl="8" w:tplc="FF586186">
      <w:start w:val="1"/>
      <w:numFmt w:val="bullet"/>
      <w:lvlText w:val=""/>
      <w:lvlJc w:val="left"/>
      <w:pPr>
        <w:ind w:left="6480" w:hanging="360"/>
      </w:pPr>
      <w:rPr>
        <w:rFonts w:ascii="Wingdings" w:hAnsi="Wingdings" w:hint="default"/>
      </w:rPr>
    </w:lvl>
  </w:abstractNum>
  <w:abstractNum w:abstractNumId="14" w15:restartNumberingAfterBreak="0">
    <w:nsid w:val="509B1591"/>
    <w:multiLevelType w:val="hybridMultilevel"/>
    <w:tmpl w:val="FC3C3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BE11AF"/>
    <w:multiLevelType w:val="hybridMultilevel"/>
    <w:tmpl w:val="55922B08"/>
    <w:lvl w:ilvl="0" w:tplc="0262A292">
      <w:start w:val="1000"/>
      <w:numFmt w:val="decimal"/>
      <w:lvlText w:val="%1"/>
      <w:lvlJc w:val="left"/>
      <w:pPr>
        <w:ind w:left="900" w:hanging="5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8FC5E2B"/>
    <w:multiLevelType w:val="hybridMultilevel"/>
    <w:tmpl w:val="E422829A"/>
    <w:lvl w:ilvl="0" w:tplc="C8E48E6A">
      <w:start w:val="1"/>
      <w:numFmt w:val="lowerLetter"/>
      <w:lvlText w:val="%1."/>
      <w:lvlJc w:val="left"/>
      <w:pPr>
        <w:ind w:left="720" w:hanging="360"/>
      </w:pPr>
    </w:lvl>
    <w:lvl w:ilvl="1" w:tplc="0602F714">
      <w:start w:val="1"/>
      <w:numFmt w:val="lowerLetter"/>
      <w:lvlText w:val="%2."/>
      <w:lvlJc w:val="left"/>
      <w:pPr>
        <w:ind w:left="1440" w:hanging="360"/>
      </w:pPr>
    </w:lvl>
    <w:lvl w:ilvl="2" w:tplc="42AC4242">
      <w:start w:val="1"/>
      <w:numFmt w:val="lowerRoman"/>
      <w:lvlText w:val="%3."/>
      <w:lvlJc w:val="right"/>
      <w:pPr>
        <w:ind w:left="2160" w:hanging="180"/>
      </w:pPr>
    </w:lvl>
    <w:lvl w:ilvl="3" w:tplc="6B82FC22">
      <w:start w:val="1"/>
      <w:numFmt w:val="decimal"/>
      <w:lvlText w:val="%4."/>
      <w:lvlJc w:val="left"/>
      <w:pPr>
        <w:ind w:left="2880" w:hanging="360"/>
      </w:pPr>
    </w:lvl>
    <w:lvl w:ilvl="4" w:tplc="6FFA38AE">
      <w:start w:val="1"/>
      <w:numFmt w:val="lowerLetter"/>
      <w:lvlText w:val="%5."/>
      <w:lvlJc w:val="left"/>
      <w:pPr>
        <w:ind w:left="3600" w:hanging="360"/>
      </w:pPr>
    </w:lvl>
    <w:lvl w:ilvl="5" w:tplc="D2269DF0">
      <w:start w:val="1"/>
      <w:numFmt w:val="lowerRoman"/>
      <w:lvlText w:val="%6."/>
      <w:lvlJc w:val="right"/>
      <w:pPr>
        <w:ind w:left="4320" w:hanging="180"/>
      </w:pPr>
    </w:lvl>
    <w:lvl w:ilvl="6" w:tplc="7854B63C">
      <w:start w:val="1"/>
      <w:numFmt w:val="decimal"/>
      <w:lvlText w:val="%7."/>
      <w:lvlJc w:val="left"/>
      <w:pPr>
        <w:ind w:left="5040" w:hanging="360"/>
      </w:pPr>
    </w:lvl>
    <w:lvl w:ilvl="7" w:tplc="C9D45B8C">
      <w:start w:val="1"/>
      <w:numFmt w:val="lowerLetter"/>
      <w:lvlText w:val="%8."/>
      <w:lvlJc w:val="left"/>
      <w:pPr>
        <w:ind w:left="5760" w:hanging="360"/>
      </w:pPr>
    </w:lvl>
    <w:lvl w:ilvl="8" w:tplc="9A40F98A">
      <w:start w:val="1"/>
      <w:numFmt w:val="lowerRoman"/>
      <w:lvlText w:val="%9."/>
      <w:lvlJc w:val="right"/>
      <w:pPr>
        <w:ind w:left="6480" w:hanging="180"/>
      </w:pPr>
    </w:lvl>
  </w:abstractNum>
  <w:abstractNum w:abstractNumId="17" w15:restartNumberingAfterBreak="0">
    <w:nsid w:val="5F371B5A"/>
    <w:multiLevelType w:val="hybridMultilevel"/>
    <w:tmpl w:val="292E3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203629A"/>
    <w:multiLevelType w:val="hybridMultilevel"/>
    <w:tmpl w:val="DF8C8A0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6C275ADB"/>
    <w:multiLevelType w:val="hybridMultilevel"/>
    <w:tmpl w:val="751C4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651BD1"/>
    <w:multiLevelType w:val="hybridMultilevel"/>
    <w:tmpl w:val="D738082E"/>
    <w:lvl w:ilvl="0" w:tplc="08090001">
      <w:start w:val="1"/>
      <w:numFmt w:val="bullet"/>
      <w:lvlText w:val=""/>
      <w:lvlJc w:val="left"/>
      <w:pPr>
        <w:ind w:left="720" w:hanging="360"/>
      </w:pPr>
      <w:rPr>
        <w:rFonts w:ascii="Symbol" w:hAnsi="Symbol" w:hint="default"/>
      </w:rPr>
    </w:lvl>
    <w:lvl w:ilvl="1" w:tplc="3DEC1554">
      <w:start w:val="1"/>
      <w:numFmt w:val="bullet"/>
      <w:lvlText w:val="o"/>
      <w:lvlJc w:val="left"/>
      <w:pPr>
        <w:ind w:left="1440" w:hanging="360"/>
      </w:pPr>
      <w:rPr>
        <w:rFonts w:ascii="Courier New" w:hAnsi="Courier New" w:hint="default"/>
      </w:rPr>
    </w:lvl>
    <w:lvl w:ilvl="2" w:tplc="79145130">
      <w:start w:val="1"/>
      <w:numFmt w:val="bullet"/>
      <w:lvlText w:val=""/>
      <w:lvlJc w:val="left"/>
      <w:pPr>
        <w:ind w:left="2160" w:hanging="360"/>
      </w:pPr>
      <w:rPr>
        <w:rFonts w:ascii="Wingdings" w:hAnsi="Wingdings" w:hint="default"/>
      </w:rPr>
    </w:lvl>
    <w:lvl w:ilvl="3" w:tplc="142A0F12">
      <w:start w:val="1"/>
      <w:numFmt w:val="bullet"/>
      <w:lvlText w:val=""/>
      <w:lvlJc w:val="left"/>
      <w:pPr>
        <w:ind w:left="2880" w:hanging="360"/>
      </w:pPr>
      <w:rPr>
        <w:rFonts w:ascii="Symbol" w:hAnsi="Symbol" w:hint="default"/>
      </w:rPr>
    </w:lvl>
    <w:lvl w:ilvl="4" w:tplc="747A0542">
      <w:start w:val="1"/>
      <w:numFmt w:val="bullet"/>
      <w:lvlText w:val="o"/>
      <w:lvlJc w:val="left"/>
      <w:pPr>
        <w:ind w:left="3600" w:hanging="360"/>
      </w:pPr>
      <w:rPr>
        <w:rFonts w:ascii="Courier New" w:hAnsi="Courier New" w:hint="default"/>
      </w:rPr>
    </w:lvl>
    <w:lvl w:ilvl="5" w:tplc="F0DA911E">
      <w:start w:val="1"/>
      <w:numFmt w:val="bullet"/>
      <w:lvlText w:val=""/>
      <w:lvlJc w:val="left"/>
      <w:pPr>
        <w:ind w:left="4320" w:hanging="360"/>
      </w:pPr>
      <w:rPr>
        <w:rFonts w:ascii="Wingdings" w:hAnsi="Wingdings" w:hint="default"/>
      </w:rPr>
    </w:lvl>
    <w:lvl w:ilvl="6" w:tplc="902C76AA">
      <w:start w:val="1"/>
      <w:numFmt w:val="bullet"/>
      <w:lvlText w:val=""/>
      <w:lvlJc w:val="left"/>
      <w:pPr>
        <w:ind w:left="5040" w:hanging="360"/>
      </w:pPr>
      <w:rPr>
        <w:rFonts w:ascii="Symbol" w:hAnsi="Symbol" w:hint="default"/>
      </w:rPr>
    </w:lvl>
    <w:lvl w:ilvl="7" w:tplc="C6763CCE">
      <w:start w:val="1"/>
      <w:numFmt w:val="bullet"/>
      <w:lvlText w:val="o"/>
      <w:lvlJc w:val="left"/>
      <w:pPr>
        <w:ind w:left="5760" w:hanging="360"/>
      </w:pPr>
      <w:rPr>
        <w:rFonts w:ascii="Courier New" w:hAnsi="Courier New" w:hint="default"/>
      </w:rPr>
    </w:lvl>
    <w:lvl w:ilvl="8" w:tplc="25AA77CA">
      <w:start w:val="1"/>
      <w:numFmt w:val="bullet"/>
      <w:lvlText w:val=""/>
      <w:lvlJc w:val="left"/>
      <w:pPr>
        <w:ind w:left="6480" w:hanging="360"/>
      </w:pPr>
      <w:rPr>
        <w:rFonts w:ascii="Wingdings" w:hAnsi="Wingdings" w:hint="default"/>
      </w:rPr>
    </w:lvl>
  </w:abstractNum>
  <w:abstractNum w:abstractNumId="21" w15:restartNumberingAfterBreak="0">
    <w:nsid w:val="7EB8331C"/>
    <w:multiLevelType w:val="hybridMultilevel"/>
    <w:tmpl w:val="D3AE3C5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4456884">
    <w:abstractNumId w:val="16"/>
  </w:num>
  <w:num w:numId="2" w16cid:durableId="1040398880">
    <w:abstractNumId w:val="2"/>
  </w:num>
  <w:num w:numId="3" w16cid:durableId="1041595583">
    <w:abstractNumId w:val="10"/>
  </w:num>
  <w:num w:numId="4" w16cid:durableId="1506941717">
    <w:abstractNumId w:val="4"/>
  </w:num>
  <w:num w:numId="5" w16cid:durableId="608317667">
    <w:abstractNumId w:val="20"/>
  </w:num>
  <w:num w:numId="6" w16cid:durableId="935864691">
    <w:abstractNumId w:val="6"/>
  </w:num>
  <w:num w:numId="7" w16cid:durableId="1835800822">
    <w:abstractNumId w:val="13"/>
  </w:num>
  <w:num w:numId="8" w16cid:durableId="1808352301">
    <w:abstractNumId w:val="12"/>
  </w:num>
  <w:num w:numId="9" w16cid:durableId="1838810552">
    <w:abstractNumId w:val="7"/>
  </w:num>
  <w:num w:numId="10" w16cid:durableId="18699590">
    <w:abstractNumId w:val="3"/>
  </w:num>
  <w:num w:numId="11" w16cid:durableId="2138519947">
    <w:abstractNumId w:val="14"/>
  </w:num>
  <w:num w:numId="12" w16cid:durableId="2114396752">
    <w:abstractNumId w:val="0"/>
  </w:num>
  <w:num w:numId="13" w16cid:durableId="1959987786">
    <w:abstractNumId w:val="19"/>
  </w:num>
  <w:num w:numId="14" w16cid:durableId="1783526358">
    <w:abstractNumId w:val="5"/>
  </w:num>
  <w:num w:numId="15" w16cid:durableId="729111973">
    <w:abstractNumId w:val="17"/>
  </w:num>
  <w:num w:numId="16" w16cid:durableId="1750036853">
    <w:abstractNumId w:val="21"/>
  </w:num>
  <w:num w:numId="17" w16cid:durableId="787814860">
    <w:abstractNumId w:val="1"/>
  </w:num>
  <w:num w:numId="18" w16cid:durableId="1303970355">
    <w:abstractNumId w:val="8"/>
  </w:num>
  <w:num w:numId="19" w16cid:durableId="1239094793">
    <w:abstractNumId w:val="15"/>
  </w:num>
  <w:num w:numId="20" w16cid:durableId="1774278993">
    <w:abstractNumId w:val="11"/>
  </w:num>
  <w:num w:numId="21" w16cid:durableId="1060320805">
    <w:abstractNumId w:val="18"/>
  </w:num>
  <w:num w:numId="22" w16cid:durableId="160006369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es Zauner">
    <w15:presenceInfo w15:providerId="AD" w15:userId="S::johannes.zauner@tum.de::15696736-38bb-4645-afa5-e4f8c0cb95eb"/>
  </w15:person>
  <w15:person w15:author="Lucien Bickerstaff">
    <w15:presenceInfo w15:providerId="AD" w15:userId="S::lucien.bickerstaff@tum.de::1ec1429c-9699-40cf-8f99-79d445284a1c"/>
  </w15:person>
  <w15:person w15:author="Gastbenutzer">
    <w15:presenceInfo w15:providerId="AD" w15:userId="S::urn:spo:tenantanon#5d7b49e9-50d2-40dc-bab1-14a2d903542c::"/>
  </w15:person>
  <w15:person w15:author="Manuel Spitschan">
    <w15:presenceInfo w15:providerId="AD" w15:userId="S::manuel.spitschan@tum.de::0279d758-88e2-47b9-b2d9-9726fea697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88774A0"/>
    <w:rsid w:val="0000003A"/>
    <w:rsid w:val="000003E6"/>
    <w:rsid w:val="00001B4D"/>
    <w:rsid w:val="00002D75"/>
    <w:rsid w:val="00004621"/>
    <w:rsid w:val="00005DAD"/>
    <w:rsid w:val="0000609C"/>
    <w:rsid w:val="0000644A"/>
    <w:rsid w:val="00006F5C"/>
    <w:rsid w:val="0000768D"/>
    <w:rsid w:val="00007BD3"/>
    <w:rsid w:val="00007EA0"/>
    <w:rsid w:val="00007F51"/>
    <w:rsid w:val="00010754"/>
    <w:rsid w:val="0001089F"/>
    <w:rsid w:val="00010BF6"/>
    <w:rsid w:val="00010CCF"/>
    <w:rsid w:val="00010D83"/>
    <w:rsid w:val="00011123"/>
    <w:rsid w:val="00011C96"/>
    <w:rsid w:val="00012DF1"/>
    <w:rsid w:val="000157E1"/>
    <w:rsid w:val="00015A51"/>
    <w:rsid w:val="00015B1D"/>
    <w:rsid w:val="00016139"/>
    <w:rsid w:val="000164C4"/>
    <w:rsid w:val="000166DD"/>
    <w:rsid w:val="00016A9F"/>
    <w:rsid w:val="0001705F"/>
    <w:rsid w:val="00017862"/>
    <w:rsid w:val="00017D2C"/>
    <w:rsid w:val="000202EC"/>
    <w:rsid w:val="000205D8"/>
    <w:rsid w:val="00020A34"/>
    <w:rsid w:val="00023DFA"/>
    <w:rsid w:val="00023E70"/>
    <w:rsid w:val="00024913"/>
    <w:rsid w:val="00024B6A"/>
    <w:rsid w:val="00027778"/>
    <w:rsid w:val="000277E7"/>
    <w:rsid w:val="000279C0"/>
    <w:rsid w:val="00027A27"/>
    <w:rsid w:val="00027B4B"/>
    <w:rsid w:val="000308B4"/>
    <w:rsid w:val="00030FD8"/>
    <w:rsid w:val="00031725"/>
    <w:rsid w:val="000318F2"/>
    <w:rsid w:val="00031C28"/>
    <w:rsid w:val="00032429"/>
    <w:rsid w:val="00032B9F"/>
    <w:rsid w:val="00033F8D"/>
    <w:rsid w:val="000345D2"/>
    <w:rsid w:val="0003606C"/>
    <w:rsid w:val="000369C4"/>
    <w:rsid w:val="00036D95"/>
    <w:rsid w:val="00036FE2"/>
    <w:rsid w:val="0004029E"/>
    <w:rsid w:val="000404AD"/>
    <w:rsid w:val="00040AFF"/>
    <w:rsid w:val="00041251"/>
    <w:rsid w:val="000415B6"/>
    <w:rsid w:val="00042D09"/>
    <w:rsid w:val="00043D53"/>
    <w:rsid w:val="00043D77"/>
    <w:rsid w:val="000450B3"/>
    <w:rsid w:val="00045BB8"/>
    <w:rsid w:val="00045BF4"/>
    <w:rsid w:val="00045D84"/>
    <w:rsid w:val="0004623B"/>
    <w:rsid w:val="00046664"/>
    <w:rsid w:val="00051137"/>
    <w:rsid w:val="00051AAE"/>
    <w:rsid w:val="00051AEC"/>
    <w:rsid w:val="00051B89"/>
    <w:rsid w:val="00052E88"/>
    <w:rsid w:val="00054159"/>
    <w:rsid w:val="00054167"/>
    <w:rsid w:val="00054495"/>
    <w:rsid w:val="00054560"/>
    <w:rsid w:val="00054D1F"/>
    <w:rsid w:val="00055513"/>
    <w:rsid w:val="000558FB"/>
    <w:rsid w:val="00056A2A"/>
    <w:rsid w:val="00056C51"/>
    <w:rsid w:val="0005783E"/>
    <w:rsid w:val="00060544"/>
    <w:rsid w:val="000606B6"/>
    <w:rsid w:val="000609B8"/>
    <w:rsid w:val="00060AAA"/>
    <w:rsid w:val="000615C3"/>
    <w:rsid w:val="00061B10"/>
    <w:rsid w:val="00062191"/>
    <w:rsid w:val="00062685"/>
    <w:rsid w:val="00063257"/>
    <w:rsid w:val="00063C43"/>
    <w:rsid w:val="0006464C"/>
    <w:rsid w:val="00064D0B"/>
    <w:rsid w:val="00066BE4"/>
    <w:rsid w:val="00066F83"/>
    <w:rsid w:val="00067840"/>
    <w:rsid w:val="000678C6"/>
    <w:rsid w:val="000713DC"/>
    <w:rsid w:val="00071463"/>
    <w:rsid w:val="00071BAB"/>
    <w:rsid w:val="00072107"/>
    <w:rsid w:val="000729A2"/>
    <w:rsid w:val="000733D9"/>
    <w:rsid w:val="00074A6A"/>
    <w:rsid w:val="00075BDF"/>
    <w:rsid w:val="00076B5F"/>
    <w:rsid w:val="00077B14"/>
    <w:rsid w:val="00077F89"/>
    <w:rsid w:val="000813B5"/>
    <w:rsid w:val="00081877"/>
    <w:rsid w:val="00081A22"/>
    <w:rsid w:val="00081B11"/>
    <w:rsid w:val="000836FA"/>
    <w:rsid w:val="00084365"/>
    <w:rsid w:val="0008455C"/>
    <w:rsid w:val="000845F4"/>
    <w:rsid w:val="00084E7D"/>
    <w:rsid w:val="00085130"/>
    <w:rsid w:val="000857CA"/>
    <w:rsid w:val="00086744"/>
    <w:rsid w:val="0008795C"/>
    <w:rsid w:val="0008798E"/>
    <w:rsid w:val="00087CAF"/>
    <w:rsid w:val="0009298D"/>
    <w:rsid w:val="00092EC6"/>
    <w:rsid w:val="00093977"/>
    <w:rsid w:val="0009430E"/>
    <w:rsid w:val="0009480D"/>
    <w:rsid w:val="00094DE2"/>
    <w:rsid w:val="000954D7"/>
    <w:rsid w:val="00095827"/>
    <w:rsid w:val="00096CC0"/>
    <w:rsid w:val="00096D5A"/>
    <w:rsid w:val="00096F5E"/>
    <w:rsid w:val="00097E3F"/>
    <w:rsid w:val="000A1570"/>
    <w:rsid w:val="000A1C7E"/>
    <w:rsid w:val="000A3583"/>
    <w:rsid w:val="000A373A"/>
    <w:rsid w:val="000A3770"/>
    <w:rsid w:val="000A3941"/>
    <w:rsid w:val="000A47D3"/>
    <w:rsid w:val="000A5504"/>
    <w:rsid w:val="000A57CF"/>
    <w:rsid w:val="000A58D3"/>
    <w:rsid w:val="000A6201"/>
    <w:rsid w:val="000A6B56"/>
    <w:rsid w:val="000A719A"/>
    <w:rsid w:val="000A7423"/>
    <w:rsid w:val="000A78D4"/>
    <w:rsid w:val="000A7A9F"/>
    <w:rsid w:val="000A7D6E"/>
    <w:rsid w:val="000B0031"/>
    <w:rsid w:val="000B0856"/>
    <w:rsid w:val="000B310F"/>
    <w:rsid w:val="000B318C"/>
    <w:rsid w:val="000B495B"/>
    <w:rsid w:val="000B57AC"/>
    <w:rsid w:val="000B6985"/>
    <w:rsid w:val="000B6E4A"/>
    <w:rsid w:val="000B7B1D"/>
    <w:rsid w:val="000C0A03"/>
    <w:rsid w:val="000C1B56"/>
    <w:rsid w:val="000C1FB7"/>
    <w:rsid w:val="000C24A6"/>
    <w:rsid w:val="000C2686"/>
    <w:rsid w:val="000C34B2"/>
    <w:rsid w:val="000C3B62"/>
    <w:rsid w:val="000C47E2"/>
    <w:rsid w:val="000C4A96"/>
    <w:rsid w:val="000C4E7F"/>
    <w:rsid w:val="000C6235"/>
    <w:rsid w:val="000C6F5A"/>
    <w:rsid w:val="000C7A51"/>
    <w:rsid w:val="000D15CF"/>
    <w:rsid w:val="000D2118"/>
    <w:rsid w:val="000D224A"/>
    <w:rsid w:val="000D25B5"/>
    <w:rsid w:val="000D28A0"/>
    <w:rsid w:val="000D30ED"/>
    <w:rsid w:val="000D443C"/>
    <w:rsid w:val="000D5942"/>
    <w:rsid w:val="000D6740"/>
    <w:rsid w:val="000E02D0"/>
    <w:rsid w:val="000E091A"/>
    <w:rsid w:val="000E0D56"/>
    <w:rsid w:val="000E14AD"/>
    <w:rsid w:val="000E24B8"/>
    <w:rsid w:val="000E2688"/>
    <w:rsid w:val="000E2933"/>
    <w:rsid w:val="000E2EBA"/>
    <w:rsid w:val="000E3199"/>
    <w:rsid w:val="000E33ED"/>
    <w:rsid w:val="000E3785"/>
    <w:rsid w:val="000E583B"/>
    <w:rsid w:val="000E5BA1"/>
    <w:rsid w:val="000E6529"/>
    <w:rsid w:val="000E6C2D"/>
    <w:rsid w:val="000E6EEC"/>
    <w:rsid w:val="000E6F08"/>
    <w:rsid w:val="000E72AE"/>
    <w:rsid w:val="000E72DD"/>
    <w:rsid w:val="000E7418"/>
    <w:rsid w:val="000E75FE"/>
    <w:rsid w:val="000E7B37"/>
    <w:rsid w:val="000F1EEC"/>
    <w:rsid w:val="000F2FD7"/>
    <w:rsid w:val="000F3286"/>
    <w:rsid w:val="000F3A9E"/>
    <w:rsid w:val="000F54FB"/>
    <w:rsid w:val="000F562E"/>
    <w:rsid w:val="000F78CD"/>
    <w:rsid w:val="000F7AF8"/>
    <w:rsid w:val="00100287"/>
    <w:rsid w:val="001012AE"/>
    <w:rsid w:val="00101560"/>
    <w:rsid w:val="00101587"/>
    <w:rsid w:val="00101670"/>
    <w:rsid w:val="00101B62"/>
    <w:rsid w:val="001027BD"/>
    <w:rsid w:val="001029C8"/>
    <w:rsid w:val="00102DB3"/>
    <w:rsid w:val="00102DD8"/>
    <w:rsid w:val="0010369B"/>
    <w:rsid w:val="001038F6"/>
    <w:rsid w:val="001058E9"/>
    <w:rsid w:val="001060A4"/>
    <w:rsid w:val="00106971"/>
    <w:rsid w:val="00107471"/>
    <w:rsid w:val="00107896"/>
    <w:rsid w:val="00107C26"/>
    <w:rsid w:val="00107CC9"/>
    <w:rsid w:val="00110298"/>
    <w:rsid w:val="001103D9"/>
    <w:rsid w:val="00111E55"/>
    <w:rsid w:val="00113264"/>
    <w:rsid w:val="0011599E"/>
    <w:rsid w:val="001159AA"/>
    <w:rsid w:val="00115BCF"/>
    <w:rsid w:val="00116A9D"/>
    <w:rsid w:val="00117082"/>
    <w:rsid w:val="0011740F"/>
    <w:rsid w:val="00117724"/>
    <w:rsid w:val="001200BB"/>
    <w:rsid w:val="00121750"/>
    <w:rsid w:val="001217E2"/>
    <w:rsid w:val="001219D0"/>
    <w:rsid w:val="0012242E"/>
    <w:rsid w:val="0012267A"/>
    <w:rsid w:val="00123B15"/>
    <w:rsid w:val="00123F71"/>
    <w:rsid w:val="00124668"/>
    <w:rsid w:val="00124BC5"/>
    <w:rsid w:val="00125EF3"/>
    <w:rsid w:val="001268EB"/>
    <w:rsid w:val="0012774F"/>
    <w:rsid w:val="00130421"/>
    <w:rsid w:val="00130D3A"/>
    <w:rsid w:val="00131082"/>
    <w:rsid w:val="0013171E"/>
    <w:rsid w:val="00131798"/>
    <w:rsid w:val="00131927"/>
    <w:rsid w:val="001321C1"/>
    <w:rsid w:val="001328FA"/>
    <w:rsid w:val="00133428"/>
    <w:rsid w:val="001335E5"/>
    <w:rsid w:val="001378E7"/>
    <w:rsid w:val="00137E81"/>
    <w:rsid w:val="00142687"/>
    <w:rsid w:val="001434B5"/>
    <w:rsid w:val="00143958"/>
    <w:rsid w:val="00143BAC"/>
    <w:rsid w:val="001441B1"/>
    <w:rsid w:val="00144442"/>
    <w:rsid w:val="001458E3"/>
    <w:rsid w:val="0014621D"/>
    <w:rsid w:val="00146954"/>
    <w:rsid w:val="00146D41"/>
    <w:rsid w:val="00147055"/>
    <w:rsid w:val="00150E4E"/>
    <w:rsid w:val="00150EF4"/>
    <w:rsid w:val="001514CB"/>
    <w:rsid w:val="001514E6"/>
    <w:rsid w:val="00152067"/>
    <w:rsid w:val="00154483"/>
    <w:rsid w:val="001545C5"/>
    <w:rsid w:val="00155052"/>
    <w:rsid w:val="0015541D"/>
    <w:rsid w:val="001572BA"/>
    <w:rsid w:val="001575F2"/>
    <w:rsid w:val="00161F49"/>
    <w:rsid w:val="0016210F"/>
    <w:rsid w:val="0016250A"/>
    <w:rsid w:val="00162801"/>
    <w:rsid w:val="00162F09"/>
    <w:rsid w:val="001647C1"/>
    <w:rsid w:val="00164BB1"/>
    <w:rsid w:val="00164D99"/>
    <w:rsid w:val="001651E5"/>
    <w:rsid w:val="00165DFF"/>
    <w:rsid w:val="001705F0"/>
    <w:rsid w:val="00171F56"/>
    <w:rsid w:val="00172733"/>
    <w:rsid w:val="00174046"/>
    <w:rsid w:val="00175100"/>
    <w:rsid w:val="0017515B"/>
    <w:rsid w:val="00175475"/>
    <w:rsid w:val="00175CDC"/>
    <w:rsid w:val="0017756A"/>
    <w:rsid w:val="00180353"/>
    <w:rsid w:val="001806C8"/>
    <w:rsid w:val="001807B8"/>
    <w:rsid w:val="00182599"/>
    <w:rsid w:val="00182EAE"/>
    <w:rsid w:val="001842A8"/>
    <w:rsid w:val="00184A61"/>
    <w:rsid w:val="00184B97"/>
    <w:rsid w:val="00185610"/>
    <w:rsid w:val="00185DA2"/>
    <w:rsid w:val="00186019"/>
    <w:rsid w:val="00186266"/>
    <w:rsid w:val="00186C08"/>
    <w:rsid w:val="001878AD"/>
    <w:rsid w:val="00190759"/>
    <w:rsid w:val="00190B0B"/>
    <w:rsid w:val="00190CDE"/>
    <w:rsid w:val="00191C1A"/>
    <w:rsid w:val="00191DCF"/>
    <w:rsid w:val="00193013"/>
    <w:rsid w:val="001936FD"/>
    <w:rsid w:val="00194844"/>
    <w:rsid w:val="001951B4"/>
    <w:rsid w:val="001952D6"/>
    <w:rsid w:val="00195AA8"/>
    <w:rsid w:val="00196E81"/>
    <w:rsid w:val="00197E65"/>
    <w:rsid w:val="00197E6A"/>
    <w:rsid w:val="001A1430"/>
    <w:rsid w:val="001A15CF"/>
    <w:rsid w:val="001A1E3E"/>
    <w:rsid w:val="001A20DC"/>
    <w:rsid w:val="001A24A2"/>
    <w:rsid w:val="001A4E5F"/>
    <w:rsid w:val="001A550C"/>
    <w:rsid w:val="001A5EF2"/>
    <w:rsid w:val="001A5F02"/>
    <w:rsid w:val="001A6267"/>
    <w:rsid w:val="001A6465"/>
    <w:rsid w:val="001B3053"/>
    <w:rsid w:val="001B4190"/>
    <w:rsid w:val="001B517B"/>
    <w:rsid w:val="001B5607"/>
    <w:rsid w:val="001B5CC5"/>
    <w:rsid w:val="001B6173"/>
    <w:rsid w:val="001B62FA"/>
    <w:rsid w:val="001B7467"/>
    <w:rsid w:val="001B7550"/>
    <w:rsid w:val="001C042E"/>
    <w:rsid w:val="001C1763"/>
    <w:rsid w:val="001C23BB"/>
    <w:rsid w:val="001C23E7"/>
    <w:rsid w:val="001C247A"/>
    <w:rsid w:val="001C2E2A"/>
    <w:rsid w:val="001C3E3E"/>
    <w:rsid w:val="001C4236"/>
    <w:rsid w:val="001C4AA6"/>
    <w:rsid w:val="001C635E"/>
    <w:rsid w:val="001C713C"/>
    <w:rsid w:val="001D1245"/>
    <w:rsid w:val="001D1639"/>
    <w:rsid w:val="001D2A9D"/>
    <w:rsid w:val="001D2B19"/>
    <w:rsid w:val="001D2FB0"/>
    <w:rsid w:val="001D3413"/>
    <w:rsid w:val="001D3F53"/>
    <w:rsid w:val="001D434D"/>
    <w:rsid w:val="001D4D3D"/>
    <w:rsid w:val="001D5202"/>
    <w:rsid w:val="001D561A"/>
    <w:rsid w:val="001D5CD4"/>
    <w:rsid w:val="001D5D7B"/>
    <w:rsid w:val="001D6584"/>
    <w:rsid w:val="001D660A"/>
    <w:rsid w:val="001D6774"/>
    <w:rsid w:val="001D7A75"/>
    <w:rsid w:val="001E530D"/>
    <w:rsid w:val="001E6931"/>
    <w:rsid w:val="001E6CBA"/>
    <w:rsid w:val="001E7DDC"/>
    <w:rsid w:val="001F05A2"/>
    <w:rsid w:val="001F06DF"/>
    <w:rsid w:val="001F13E7"/>
    <w:rsid w:val="001F14E5"/>
    <w:rsid w:val="001F1D57"/>
    <w:rsid w:val="001F2076"/>
    <w:rsid w:val="001F2775"/>
    <w:rsid w:val="001F2A21"/>
    <w:rsid w:val="001F2A46"/>
    <w:rsid w:val="001F3B25"/>
    <w:rsid w:val="001F3CCC"/>
    <w:rsid w:val="001F424A"/>
    <w:rsid w:val="001F53C1"/>
    <w:rsid w:val="001F5C1C"/>
    <w:rsid w:val="001F5F58"/>
    <w:rsid w:val="001F606D"/>
    <w:rsid w:val="001F7672"/>
    <w:rsid w:val="001F7DE1"/>
    <w:rsid w:val="002003A9"/>
    <w:rsid w:val="0020146D"/>
    <w:rsid w:val="0020225B"/>
    <w:rsid w:val="002033CF"/>
    <w:rsid w:val="00204531"/>
    <w:rsid w:val="00204F87"/>
    <w:rsid w:val="00206542"/>
    <w:rsid w:val="0020776B"/>
    <w:rsid w:val="00210927"/>
    <w:rsid w:val="00212C88"/>
    <w:rsid w:val="00213BF8"/>
    <w:rsid w:val="00214958"/>
    <w:rsid w:val="00214EC0"/>
    <w:rsid w:val="0021503E"/>
    <w:rsid w:val="00220FD6"/>
    <w:rsid w:val="0022141B"/>
    <w:rsid w:val="00221991"/>
    <w:rsid w:val="00221C9F"/>
    <w:rsid w:val="0022271A"/>
    <w:rsid w:val="00222E9B"/>
    <w:rsid w:val="00223D38"/>
    <w:rsid w:val="00224D17"/>
    <w:rsid w:val="00224ED3"/>
    <w:rsid w:val="0022611E"/>
    <w:rsid w:val="0022632D"/>
    <w:rsid w:val="002266A7"/>
    <w:rsid w:val="00226879"/>
    <w:rsid w:val="00226DEA"/>
    <w:rsid w:val="00227E9B"/>
    <w:rsid w:val="00230504"/>
    <w:rsid w:val="002318E5"/>
    <w:rsid w:val="002318ED"/>
    <w:rsid w:val="002319CA"/>
    <w:rsid w:val="0023265C"/>
    <w:rsid w:val="00232970"/>
    <w:rsid w:val="0023306B"/>
    <w:rsid w:val="00233B18"/>
    <w:rsid w:val="0023670A"/>
    <w:rsid w:val="00236A7C"/>
    <w:rsid w:val="00240C00"/>
    <w:rsid w:val="00241ED4"/>
    <w:rsid w:val="0024277C"/>
    <w:rsid w:val="00242D07"/>
    <w:rsid w:val="00243C3A"/>
    <w:rsid w:val="002442A5"/>
    <w:rsid w:val="002446C1"/>
    <w:rsid w:val="00245157"/>
    <w:rsid w:val="002457D6"/>
    <w:rsid w:val="002465E5"/>
    <w:rsid w:val="002468F5"/>
    <w:rsid w:val="00250184"/>
    <w:rsid w:val="002508D3"/>
    <w:rsid w:val="00250947"/>
    <w:rsid w:val="00252536"/>
    <w:rsid w:val="0025330E"/>
    <w:rsid w:val="002543EA"/>
    <w:rsid w:val="00254E41"/>
    <w:rsid w:val="00255551"/>
    <w:rsid w:val="002558EC"/>
    <w:rsid w:val="00256ED4"/>
    <w:rsid w:val="002627D2"/>
    <w:rsid w:val="00263F1E"/>
    <w:rsid w:val="002663F8"/>
    <w:rsid w:val="00266A21"/>
    <w:rsid w:val="0026723D"/>
    <w:rsid w:val="00267991"/>
    <w:rsid w:val="00267E93"/>
    <w:rsid w:val="0027138B"/>
    <w:rsid w:val="00271A7B"/>
    <w:rsid w:val="00272F3D"/>
    <w:rsid w:val="00272FD7"/>
    <w:rsid w:val="00273345"/>
    <w:rsid w:val="00273A69"/>
    <w:rsid w:val="00273D25"/>
    <w:rsid w:val="00274AD1"/>
    <w:rsid w:val="0027527B"/>
    <w:rsid w:val="00275788"/>
    <w:rsid w:val="002766EF"/>
    <w:rsid w:val="00276DB8"/>
    <w:rsid w:val="00277147"/>
    <w:rsid w:val="002801C4"/>
    <w:rsid w:val="002832F2"/>
    <w:rsid w:val="00283410"/>
    <w:rsid w:val="0028700E"/>
    <w:rsid w:val="0028774A"/>
    <w:rsid w:val="00287B58"/>
    <w:rsid w:val="00290617"/>
    <w:rsid w:val="002909F9"/>
    <w:rsid w:val="00292682"/>
    <w:rsid w:val="00293571"/>
    <w:rsid w:val="00293FAE"/>
    <w:rsid w:val="00295352"/>
    <w:rsid w:val="00296E39"/>
    <w:rsid w:val="00296FD3"/>
    <w:rsid w:val="002A0014"/>
    <w:rsid w:val="002A0EC1"/>
    <w:rsid w:val="002A1BD7"/>
    <w:rsid w:val="002A20A2"/>
    <w:rsid w:val="002A3359"/>
    <w:rsid w:val="002A367C"/>
    <w:rsid w:val="002A48C8"/>
    <w:rsid w:val="002A5348"/>
    <w:rsid w:val="002A5BF8"/>
    <w:rsid w:val="002A5C8B"/>
    <w:rsid w:val="002A5E96"/>
    <w:rsid w:val="002A77E3"/>
    <w:rsid w:val="002A7C34"/>
    <w:rsid w:val="002B022F"/>
    <w:rsid w:val="002B0736"/>
    <w:rsid w:val="002B0DCD"/>
    <w:rsid w:val="002B2C73"/>
    <w:rsid w:val="002B3343"/>
    <w:rsid w:val="002B36B0"/>
    <w:rsid w:val="002B5E2B"/>
    <w:rsid w:val="002B5EE2"/>
    <w:rsid w:val="002B6B49"/>
    <w:rsid w:val="002B777A"/>
    <w:rsid w:val="002C0911"/>
    <w:rsid w:val="002C27B7"/>
    <w:rsid w:val="002C3628"/>
    <w:rsid w:val="002C55A9"/>
    <w:rsid w:val="002C561C"/>
    <w:rsid w:val="002C6AF2"/>
    <w:rsid w:val="002C77BD"/>
    <w:rsid w:val="002C7928"/>
    <w:rsid w:val="002D0C6A"/>
    <w:rsid w:val="002D0C6F"/>
    <w:rsid w:val="002D21B9"/>
    <w:rsid w:val="002D32AC"/>
    <w:rsid w:val="002D382D"/>
    <w:rsid w:val="002D3B13"/>
    <w:rsid w:val="002D426B"/>
    <w:rsid w:val="002D4DA9"/>
    <w:rsid w:val="002D4EA2"/>
    <w:rsid w:val="002D5610"/>
    <w:rsid w:val="002D5D10"/>
    <w:rsid w:val="002D6985"/>
    <w:rsid w:val="002D7C52"/>
    <w:rsid w:val="002E17D3"/>
    <w:rsid w:val="002E2644"/>
    <w:rsid w:val="002E2EA5"/>
    <w:rsid w:val="002E43EB"/>
    <w:rsid w:val="002E4A36"/>
    <w:rsid w:val="002E5A61"/>
    <w:rsid w:val="002E5D12"/>
    <w:rsid w:val="002E622B"/>
    <w:rsid w:val="002E68BB"/>
    <w:rsid w:val="002E6AFE"/>
    <w:rsid w:val="002E7C80"/>
    <w:rsid w:val="002F2A12"/>
    <w:rsid w:val="002F307C"/>
    <w:rsid w:val="002F33E5"/>
    <w:rsid w:val="002F3592"/>
    <w:rsid w:val="002F372D"/>
    <w:rsid w:val="002F37FB"/>
    <w:rsid w:val="002F46A9"/>
    <w:rsid w:val="002F5C15"/>
    <w:rsid w:val="002F647D"/>
    <w:rsid w:val="002F6721"/>
    <w:rsid w:val="002F6F8A"/>
    <w:rsid w:val="002F7DBD"/>
    <w:rsid w:val="00300AF9"/>
    <w:rsid w:val="00301ADD"/>
    <w:rsid w:val="0030336F"/>
    <w:rsid w:val="0030361F"/>
    <w:rsid w:val="00303A61"/>
    <w:rsid w:val="00304479"/>
    <w:rsid w:val="0030526D"/>
    <w:rsid w:val="003060CD"/>
    <w:rsid w:val="0030647F"/>
    <w:rsid w:val="0030662E"/>
    <w:rsid w:val="00306FCB"/>
    <w:rsid w:val="00310DB3"/>
    <w:rsid w:val="00311012"/>
    <w:rsid w:val="0031152D"/>
    <w:rsid w:val="0031211B"/>
    <w:rsid w:val="0031247A"/>
    <w:rsid w:val="0031262A"/>
    <w:rsid w:val="00313DD7"/>
    <w:rsid w:val="0031672F"/>
    <w:rsid w:val="00316CEF"/>
    <w:rsid w:val="00316CF9"/>
    <w:rsid w:val="0031756D"/>
    <w:rsid w:val="00317CDA"/>
    <w:rsid w:val="0032151C"/>
    <w:rsid w:val="00322B25"/>
    <w:rsid w:val="00323215"/>
    <w:rsid w:val="00324252"/>
    <w:rsid w:val="00324C53"/>
    <w:rsid w:val="00324DC9"/>
    <w:rsid w:val="00326ED0"/>
    <w:rsid w:val="00327D95"/>
    <w:rsid w:val="00330316"/>
    <w:rsid w:val="00330E54"/>
    <w:rsid w:val="00331D76"/>
    <w:rsid w:val="00332513"/>
    <w:rsid w:val="003327B6"/>
    <w:rsid w:val="003337AA"/>
    <w:rsid w:val="00334959"/>
    <w:rsid w:val="003372DD"/>
    <w:rsid w:val="00337CF2"/>
    <w:rsid w:val="00337FB4"/>
    <w:rsid w:val="00340F63"/>
    <w:rsid w:val="003428BC"/>
    <w:rsid w:val="00342A42"/>
    <w:rsid w:val="003438F9"/>
    <w:rsid w:val="00343EC9"/>
    <w:rsid w:val="0034417C"/>
    <w:rsid w:val="0034464D"/>
    <w:rsid w:val="0034473F"/>
    <w:rsid w:val="003453DB"/>
    <w:rsid w:val="00350E27"/>
    <w:rsid w:val="003518E2"/>
    <w:rsid w:val="00354552"/>
    <w:rsid w:val="00357F65"/>
    <w:rsid w:val="0036078F"/>
    <w:rsid w:val="00360C73"/>
    <w:rsid w:val="00360CA4"/>
    <w:rsid w:val="00361309"/>
    <w:rsid w:val="00362B98"/>
    <w:rsid w:val="003635F6"/>
    <w:rsid w:val="00363FCB"/>
    <w:rsid w:val="00365256"/>
    <w:rsid w:val="003654A9"/>
    <w:rsid w:val="00367023"/>
    <w:rsid w:val="0036707B"/>
    <w:rsid w:val="0036772E"/>
    <w:rsid w:val="00370BD3"/>
    <w:rsid w:val="00370C52"/>
    <w:rsid w:val="00371600"/>
    <w:rsid w:val="003717B7"/>
    <w:rsid w:val="00372291"/>
    <w:rsid w:val="003727B5"/>
    <w:rsid w:val="00372FA2"/>
    <w:rsid w:val="003733BC"/>
    <w:rsid w:val="00373489"/>
    <w:rsid w:val="003735AF"/>
    <w:rsid w:val="00373BFB"/>
    <w:rsid w:val="00373EFE"/>
    <w:rsid w:val="00374356"/>
    <w:rsid w:val="003745EB"/>
    <w:rsid w:val="0037495B"/>
    <w:rsid w:val="0037613F"/>
    <w:rsid w:val="00377394"/>
    <w:rsid w:val="0037774F"/>
    <w:rsid w:val="00377FA3"/>
    <w:rsid w:val="003802C3"/>
    <w:rsid w:val="003802E7"/>
    <w:rsid w:val="00380585"/>
    <w:rsid w:val="003807FD"/>
    <w:rsid w:val="00382B4C"/>
    <w:rsid w:val="00384446"/>
    <w:rsid w:val="00384E66"/>
    <w:rsid w:val="00385418"/>
    <w:rsid w:val="003856DF"/>
    <w:rsid w:val="003858C0"/>
    <w:rsid w:val="00385BAC"/>
    <w:rsid w:val="00387DB1"/>
    <w:rsid w:val="003907B2"/>
    <w:rsid w:val="0039092D"/>
    <w:rsid w:val="00391519"/>
    <w:rsid w:val="0039173C"/>
    <w:rsid w:val="003924ED"/>
    <w:rsid w:val="00393F0C"/>
    <w:rsid w:val="003949B3"/>
    <w:rsid w:val="00395A9D"/>
    <w:rsid w:val="00395D42"/>
    <w:rsid w:val="00396585"/>
    <w:rsid w:val="00396921"/>
    <w:rsid w:val="00396A77"/>
    <w:rsid w:val="00396FA4"/>
    <w:rsid w:val="003970C2"/>
    <w:rsid w:val="0039727E"/>
    <w:rsid w:val="00397607"/>
    <w:rsid w:val="00397695"/>
    <w:rsid w:val="003A0FA5"/>
    <w:rsid w:val="003A1209"/>
    <w:rsid w:val="003A1B6B"/>
    <w:rsid w:val="003A2295"/>
    <w:rsid w:val="003A2B3E"/>
    <w:rsid w:val="003A3774"/>
    <w:rsid w:val="003A44FC"/>
    <w:rsid w:val="003A57F0"/>
    <w:rsid w:val="003A5EB5"/>
    <w:rsid w:val="003A6EC4"/>
    <w:rsid w:val="003A7B29"/>
    <w:rsid w:val="003B036A"/>
    <w:rsid w:val="003B2480"/>
    <w:rsid w:val="003B294A"/>
    <w:rsid w:val="003B2C44"/>
    <w:rsid w:val="003B2CE4"/>
    <w:rsid w:val="003B349E"/>
    <w:rsid w:val="003B41EE"/>
    <w:rsid w:val="003B432B"/>
    <w:rsid w:val="003B46BC"/>
    <w:rsid w:val="003B575F"/>
    <w:rsid w:val="003B61D9"/>
    <w:rsid w:val="003B6583"/>
    <w:rsid w:val="003B7871"/>
    <w:rsid w:val="003B7BA8"/>
    <w:rsid w:val="003C05F1"/>
    <w:rsid w:val="003C0665"/>
    <w:rsid w:val="003C1839"/>
    <w:rsid w:val="003C1B97"/>
    <w:rsid w:val="003C2843"/>
    <w:rsid w:val="003C3715"/>
    <w:rsid w:val="003C5271"/>
    <w:rsid w:val="003C7EB6"/>
    <w:rsid w:val="003D1973"/>
    <w:rsid w:val="003D2202"/>
    <w:rsid w:val="003D2600"/>
    <w:rsid w:val="003D277B"/>
    <w:rsid w:val="003D2878"/>
    <w:rsid w:val="003D2DFD"/>
    <w:rsid w:val="003D2F15"/>
    <w:rsid w:val="003D2F7B"/>
    <w:rsid w:val="003D3243"/>
    <w:rsid w:val="003D3A09"/>
    <w:rsid w:val="003D3A12"/>
    <w:rsid w:val="003D4142"/>
    <w:rsid w:val="003D481F"/>
    <w:rsid w:val="003D5B2E"/>
    <w:rsid w:val="003D6093"/>
    <w:rsid w:val="003D6211"/>
    <w:rsid w:val="003D74C6"/>
    <w:rsid w:val="003D7D47"/>
    <w:rsid w:val="003E01AD"/>
    <w:rsid w:val="003E2026"/>
    <w:rsid w:val="003E3D06"/>
    <w:rsid w:val="003E4210"/>
    <w:rsid w:val="003E43F7"/>
    <w:rsid w:val="003E44EF"/>
    <w:rsid w:val="003E6A50"/>
    <w:rsid w:val="003E73C7"/>
    <w:rsid w:val="003E78A6"/>
    <w:rsid w:val="003F0F33"/>
    <w:rsid w:val="003F0F69"/>
    <w:rsid w:val="003F18EF"/>
    <w:rsid w:val="003F1C2B"/>
    <w:rsid w:val="003F2B6C"/>
    <w:rsid w:val="003F3C5C"/>
    <w:rsid w:val="003F4C12"/>
    <w:rsid w:val="003F5D06"/>
    <w:rsid w:val="003F6995"/>
    <w:rsid w:val="003F73E8"/>
    <w:rsid w:val="003F7ED1"/>
    <w:rsid w:val="00400A32"/>
    <w:rsid w:val="00400E04"/>
    <w:rsid w:val="004014ED"/>
    <w:rsid w:val="00402618"/>
    <w:rsid w:val="00402AA1"/>
    <w:rsid w:val="00402B5A"/>
    <w:rsid w:val="00402E8B"/>
    <w:rsid w:val="00402FC4"/>
    <w:rsid w:val="00404E69"/>
    <w:rsid w:val="00405945"/>
    <w:rsid w:val="004061BE"/>
    <w:rsid w:val="00406B4D"/>
    <w:rsid w:val="00407207"/>
    <w:rsid w:val="00407E5F"/>
    <w:rsid w:val="004120D9"/>
    <w:rsid w:val="0041226D"/>
    <w:rsid w:val="004125A9"/>
    <w:rsid w:val="004136BE"/>
    <w:rsid w:val="004140D3"/>
    <w:rsid w:val="00414236"/>
    <w:rsid w:val="00414BB3"/>
    <w:rsid w:val="00414F90"/>
    <w:rsid w:val="00415177"/>
    <w:rsid w:val="00415E1D"/>
    <w:rsid w:val="004162F7"/>
    <w:rsid w:val="004167A6"/>
    <w:rsid w:val="00417BFF"/>
    <w:rsid w:val="0042021F"/>
    <w:rsid w:val="00420E79"/>
    <w:rsid w:val="00421348"/>
    <w:rsid w:val="0042181E"/>
    <w:rsid w:val="00422E5A"/>
    <w:rsid w:val="00424828"/>
    <w:rsid w:val="00424ECF"/>
    <w:rsid w:val="00425A89"/>
    <w:rsid w:val="00426C95"/>
    <w:rsid w:val="00427369"/>
    <w:rsid w:val="00427677"/>
    <w:rsid w:val="004329C1"/>
    <w:rsid w:val="00432BBF"/>
    <w:rsid w:val="00432C5D"/>
    <w:rsid w:val="00432D7A"/>
    <w:rsid w:val="004338E3"/>
    <w:rsid w:val="00433911"/>
    <w:rsid w:val="00433E47"/>
    <w:rsid w:val="00435995"/>
    <w:rsid w:val="00436BE3"/>
    <w:rsid w:val="004377E8"/>
    <w:rsid w:val="00440064"/>
    <w:rsid w:val="00441120"/>
    <w:rsid w:val="004415B7"/>
    <w:rsid w:val="0044247D"/>
    <w:rsid w:val="00442EE0"/>
    <w:rsid w:val="004444E4"/>
    <w:rsid w:val="00444AD8"/>
    <w:rsid w:val="00444CB6"/>
    <w:rsid w:val="00444E24"/>
    <w:rsid w:val="00445495"/>
    <w:rsid w:val="004460EA"/>
    <w:rsid w:val="00446D0B"/>
    <w:rsid w:val="00446D9C"/>
    <w:rsid w:val="00446E00"/>
    <w:rsid w:val="00446E8C"/>
    <w:rsid w:val="004501AA"/>
    <w:rsid w:val="00450E46"/>
    <w:rsid w:val="00451BF1"/>
    <w:rsid w:val="00451FE2"/>
    <w:rsid w:val="0045331C"/>
    <w:rsid w:val="004538CD"/>
    <w:rsid w:val="004545E5"/>
    <w:rsid w:val="00454FD3"/>
    <w:rsid w:val="00456C73"/>
    <w:rsid w:val="004601D1"/>
    <w:rsid w:val="00460439"/>
    <w:rsid w:val="00460E3D"/>
    <w:rsid w:val="00461704"/>
    <w:rsid w:val="00461F55"/>
    <w:rsid w:val="0046334C"/>
    <w:rsid w:val="004642AB"/>
    <w:rsid w:val="00464BE7"/>
    <w:rsid w:val="00465313"/>
    <w:rsid w:val="00465B25"/>
    <w:rsid w:val="004674CC"/>
    <w:rsid w:val="00467A8E"/>
    <w:rsid w:val="00470475"/>
    <w:rsid w:val="00470630"/>
    <w:rsid w:val="00470E81"/>
    <w:rsid w:val="004713F7"/>
    <w:rsid w:val="00472A68"/>
    <w:rsid w:val="00472CE2"/>
    <w:rsid w:val="00474E84"/>
    <w:rsid w:val="0047508B"/>
    <w:rsid w:val="004754EB"/>
    <w:rsid w:val="00475FF8"/>
    <w:rsid w:val="00477552"/>
    <w:rsid w:val="00477B1A"/>
    <w:rsid w:val="00477D68"/>
    <w:rsid w:val="00480BAC"/>
    <w:rsid w:val="00481AFB"/>
    <w:rsid w:val="00484066"/>
    <w:rsid w:val="004852C2"/>
    <w:rsid w:val="00485514"/>
    <w:rsid w:val="00486106"/>
    <w:rsid w:val="00486BBE"/>
    <w:rsid w:val="00487D73"/>
    <w:rsid w:val="004901A1"/>
    <w:rsid w:val="004905B9"/>
    <w:rsid w:val="004906B3"/>
    <w:rsid w:val="00490E3C"/>
    <w:rsid w:val="00490E45"/>
    <w:rsid w:val="004914EE"/>
    <w:rsid w:val="00492550"/>
    <w:rsid w:val="0049307A"/>
    <w:rsid w:val="00493C17"/>
    <w:rsid w:val="00494174"/>
    <w:rsid w:val="004945C5"/>
    <w:rsid w:val="00495DFD"/>
    <w:rsid w:val="004961E2"/>
    <w:rsid w:val="004A123C"/>
    <w:rsid w:val="004A12DB"/>
    <w:rsid w:val="004A22CB"/>
    <w:rsid w:val="004A29EE"/>
    <w:rsid w:val="004A2B9F"/>
    <w:rsid w:val="004A2DE1"/>
    <w:rsid w:val="004A4223"/>
    <w:rsid w:val="004B2BF4"/>
    <w:rsid w:val="004B304B"/>
    <w:rsid w:val="004B424C"/>
    <w:rsid w:val="004B4610"/>
    <w:rsid w:val="004B481F"/>
    <w:rsid w:val="004B523B"/>
    <w:rsid w:val="004B57FE"/>
    <w:rsid w:val="004B60A5"/>
    <w:rsid w:val="004B6A0B"/>
    <w:rsid w:val="004B6BBF"/>
    <w:rsid w:val="004B6D49"/>
    <w:rsid w:val="004B6F6A"/>
    <w:rsid w:val="004B7EE4"/>
    <w:rsid w:val="004C0931"/>
    <w:rsid w:val="004C1072"/>
    <w:rsid w:val="004C12E5"/>
    <w:rsid w:val="004C2782"/>
    <w:rsid w:val="004C3E63"/>
    <w:rsid w:val="004C4586"/>
    <w:rsid w:val="004C46BF"/>
    <w:rsid w:val="004C4C7C"/>
    <w:rsid w:val="004C547D"/>
    <w:rsid w:val="004C58E5"/>
    <w:rsid w:val="004C6AE6"/>
    <w:rsid w:val="004C701F"/>
    <w:rsid w:val="004C7C79"/>
    <w:rsid w:val="004D0440"/>
    <w:rsid w:val="004D044B"/>
    <w:rsid w:val="004D0579"/>
    <w:rsid w:val="004D11E6"/>
    <w:rsid w:val="004D1915"/>
    <w:rsid w:val="004D2F62"/>
    <w:rsid w:val="004D31A4"/>
    <w:rsid w:val="004D41A9"/>
    <w:rsid w:val="004D49DF"/>
    <w:rsid w:val="004D5831"/>
    <w:rsid w:val="004D6803"/>
    <w:rsid w:val="004D7CA1"/>
    <w:rsid w:val="004D7F94"/>
    <w:rsid w:val="004E2C3A"/>
    <w:rsid w:val="004E3987"/>
    <w:rsid w:val="004E40F7"/>
    <w:rsid w:val="004E4221"/>
    <w:rsid w:val="004E5370"/>
    <w:rsid w:val="004E572D"/>
    <w:rsid w:val="004E6D0D"/>
    <w:rsid w:val="004E7FA4"/>
    <w:rsid w:val="004F0B57"/>
    <w:rsid w:val="004F1116"/>
    <w:rsid w:val="004F1ED5"/>
    <w:rsid w:val="004F45AE"/>
    <w:rsid w:val="004F4BA4"/>
    <w:rsid w:val="004F4C0D"/>
    <w:rsid w:val="004F5156"/>
    <w:rsid w:val="004F5A27"/>
    <w:rsid w:val="004F644C"/>
    <w:rsid w:val="004F6742"/>
    <w:rsid w:val="004F6CAF"/>
    <w:rsid w:val="0050008A"/>
    <w:rsid w:val="005001A4"/>
    <w:rsid w:val="005007D1"/>
    <w:rsid w:val="005019B0"/>
    <w:rsid w:val="005031E9"/>
    <w:rsid w:val="0050327C"/>
    <w:rsid w:val="005037EF"/>
    <w:rsid w:val="0050487E"/>
    <w:rsid w:val="0050583A"/>
    <w:rsid w:val="00505F39"/>
    <w:rsid w:val="00506387"/>
    <w:rsid w:val="005063EC"/>
    <w:rsid w:val="0050673B"/>
    <w:rsid w:val="0050730E"/>
    <w:rsid w:val="005079C0"/>
    <w:rsid w:val="005079E9"/>
    <w:rsid w:val="00507D7E"/>
    <w:rsid w:val="00507FB1"/>
    <w:rsid w:val="005107D5"/>
    <w:rsid w:val="00510C89"/>
    <w:rsid w:val="005113B3"/>
    <w:rsid w:val="00511FF0"/>
    <w:rsid w:val="00512019"/>
    <w:rsid w:val="00512272"/>
    <w:rsid w:val="005124B9"/>
    <w:rsid w:val="00512699"/>
    <w:rsid w:val="00513047"/>
    <w:rsid w:val="005145BE"/>
    <w:rsid w:val="005153DE"/>
    <w:rsid w:val="00515543"/>
    <w:rsid w:val="00515584"/>
    <w:rsid w:val="0051585D"/>
    <w:rsid w:val="00515ED7"/>
    <w:rsid w:val="00515FFD"/>
    <w:rsid w:val="0051601F"/>
    <w:rsid w:val="00516175"/>
    <w:rsid w:val="00517158"/>
    <w:rsid w:val="00520159"/>
    <w:rsid w:val="00521BA5"/>
    <w:rsid w:val="00521E57"/>
    <w:rsid w:val="00522E68"/>
    <w:rsid w:val="0052359C"/>
    <w:rsid w:val="00523A30"/>
    <w:rsid w:val="005259D3"/>
    <w:rsid w:val="00525B9E"/>
    <w:rsid w:val="00525FF9"/>
    <w:rsid w:val="00526C1A"/>
    <w:rsid w:val="00527998"/>
    <w:rsid w:val="00527A25"/>
    <w:rsid w:val="00527E24"/>
    <w:rsid w:val="0053010D"/>
    <w:rsid w:val="00530476"/>
    <w:rsid w:val="005321D6"/>
    <w:rsid w:val="0053378A"/>
    <w:rsid w:val="005340A4"/>
    <w:rsid w:val="005343C8"/>
    <w:rsid w:val="00534B46"/>
    <w:rsid w:val="00540B79"/>
    <w:rsid w:val="00541322"/>
    <w:rsid w:val="005416AF"/>
    <w:rsid w:val="00541716"/>
    <w:rsid w:val="00543F4F"/>
    <w:rsid w:val="00544783"/>
    <w:rsid w:val="00545CBB"/>
    <w:rsid w:val="00545F13"/>
    <w:rsid w:val="00547616"/>
    <w:rsid w:val="00547AAF"/>
    <w:rsid w:val="00547BEE"/>
    <w:rsid w:val="0055137C"/>
    <w:rsid w:val="0055179D"/>
    <w:rsid w:val="00551937"/>
    <w:rsid w:val="005522DA"/>
    <w:rsid w:val="005526CF"/>
    <w:rsid w:val="005533F1"/>
    <w:rsid w:val="005539DA"/>
    <w:rsid w:val="005541BF"/>
    <w:rsid w:val="005542B8"/>
    <w:rsid w:val="005543E5"/>
    <w:rsid w:val="0055471D"/>
    <w:rsid w:val="005556D8"/>
    <w:rsid w:val="00555FE7"/>
    <w:rsid w:val="00556DE4"/>
    <w:rsid w:val="00557C59"/>
    <w:rsid w:val="005601E9"/>
    <w:rsid w:val="00560510"/>
    <w:rsid w:val="00561F6E"/>
    <w:rsid w:val="00563636"/>
    <w:rsid w:val="00566022"/>
    <w:rsid w:val="00566BAA"/>
    <w:rsid w:val="005670E3"/>
    <w:rsid w:val="00567D2F"/>
    <w:rsid w:val="00567F71"/>
    <w:rsid w:val="0057204A"/>
    <w:rsid w:val="0057325D"/>
    <w:rsid w:val="00573C68"/>
    <w:rsid w:val="0057442B"/>
    <w:rsid w:val="005748CC"/>
    <w:rsid w:val="00574DBD"/>
    <w:rsid w:val="00575B36"/>
    <w:rsid w:val="00577F8C"/>
    <w:rsid w:val="005802BC"/>
    <w:rsid w:val="00580CC3"/>
    <w:rsid w:val="005813A2"/>
    <w:rsid w:val="00581F77"/>
    <w:rsid w:val="005835D8"/>
    <w:rsid w:val="0058542B"/>
    <w:rsid w:val="00585A27"/>
    <w:rsid w:val="00587046"/>
    <w:rsid w:val="00587088"/>
    <w:rsid w:val="0058756D"/>
    <w:rsid w:val="005904B4"/>
    <w:rsid w:val="005904BF"/>
    <w:rsid w:val="005908D0"/>
    <w:rsid w:val="005912B9"/>
    <w:rsid w:val="0059131F"/>
    <w:rsid w:val="00593156"/>
    <w:rsid w:val="00593E1B"/>
    <w:rsid w:val="0059404B"/>
    <w:rsid w:val="00594BD1"/>
    <w:rsid w:val="005957AF"/>
    <w:rsid w:val="00596385"/>
    <w:rsid w:val="00597188"/>
    <w:rsid w:val="00597411"/>
    <w:rsid w:val="005A096E"/>
    <w:rsid w:val="005A0C99"/>
    <w:rsid w:val="005A114C"/>
    <w:rsid w:val="005A3E19"/>
    <w:rsid w:val="005A4269"/>
    <w:rsid w:val="005B1131"/>
    <w:rsid w:val="005B121E"/>
    <w:rsid w:val="005B125D"/>
    <w:rsid w:val="005B1967"/>
    <w:rsid w:val="005B21DB"/>
    <w:rsid w:val="005B4774"/>
    <w:rsid w:val="005B49C5"/>
    <w:rsid w:val="005B4DCE"/>
    <w:rsid w:val="005B5221"/>
    <w:rsid w:val="005B5298"/>
    <w:rsid w:val="005B6FED"/>
    <w:rsid w:val="005B76B8"/>
    <w:rsid w:val="005B7B04"/>
    <w:rsid w:val="005B7E97"/>
    <w:rsid w:val="005B7FB4"/>
    <w:rsid w:val="005C0FA1"/>
    <w:rsid w:val="005C0FD8"/>
    <w:rsid w:val="005C0FF4"/>
    <w:rsid w:val="005C1194"/>
    <w:rsid w:val="005C1597"/>
    <w:rsid w:val="005C1651"/>
    <w:rsid w:val="005C1C64"/>
    <w:rsid w:val="005C2A79"/>
    <w:rsid w:val="005C560E"/>
    <w:rsid w:val="005C6F10"/>
    <w:rsid w:val="005D06EC"/>
    <w:rsid w:val="005D0898"/>
    <w:rsid w:val="005D0D60"/>
    <w:rsid w:val="005D0DB7"/>
    <w:rsid w:val="005D1774"/>
    <w:rsid w:val="005D2604"/>
    <w:rsid w:val="005D2E8B"/>
    <w:rsid w:val="005D3428"/>
    <w:rsid w:val="005D35C1"/>
    <w:rsid w:val="005D3DC1"/>
    <w:rsid w:val="005D5D64"/>
    <w:rsid w:val="005D5E6D"/>
    <w:rsid w:val="005D608B"/>
    <w:rsid w:val="005D627A"/>
    <w:rsid w:val="005D699C"/>
    <w:rsid w:val="005D7058"/>
    <w:rsid w:val="005D72A3"/>
    <w:rsid w:val="005D7393"/>
    <w:rsid w:val="005D756D"/>
    <w:rsid w:val="005E04FE"/>
    <w:rsid w:val="005E0FF9"/>
    <w:rsid w:val="005E1BFE"/>
    <w:rsid w:val="005E2C22"/>
    <w:rsid w:val="005E2EA6"/>
    <w:rsid w:val="005E37A9"/>
    <w:rsid w:val="005E4064"/>
    <w:rsid w:val="005E500F"/>
    <w:rsid w:val="005E60BB"/>
    <w:rsid w:val="005E6AF1"/>
    <w:rsid w:val="005E6D78"/>
    <w:rsid w:val="005F0757"/>
    <w:rsid w:val="005F0BBE"/>
    <w:rsid w:val="005F14FD"/>
    <w:rsid w:val="005F1747"/>
    <w:rsid w:val="005F2991"/>
    <w:rsid w:val="005F338E"/>
    <w:rsid w:val="005F352B"/>
    <w:rsid w:val="005F42A7"/>
    <w:rsid w:val="005F578D"/>
    <w:rsid w:val="005F6CA8"/>
    <w:rsid w:val="005F7403"/>
    <w:rsid w:val="005F781B"/>
    <w:rsid w:val="006008D1"/>
    <w:rsid w:val="0060135C"/>
    <w:rsid w:val="00601F87"/>
    <w:rsid w:val="006029A6"/>
    <w:rsid w:val="0060385A"/>
    <w:rsid w:val="00603C9F"/>
    <w:rsid w:val="00603FD0"/>
    <w:rsid w:val="0060602A"/>
    <w:rsid w:val="006062FA"/>
    <w:rsid w:val="00606736"/>
    <w:rsid w:val="00607786"/>
    <w:rsid w:val="00607813"/>
    <w:rsid w:val="006110C3"/>
    <w:rsid w:val="0061166D"/>
    <w:rsid w:val="00611734"/>
    <w:rsid w:val="006118D1"/>
    <w:rsid w:val="00611BFD"/>
    <w:rsid w:val="00612F19"/>
    <w:rsid w:val="00614A32"/>
    <w:rsid w:val="00614ECE"/>
    <w:rsid w:val="00615356"/>
    <w:rsid w:val="00616184"/>
    <w:rsid w:val="00616744"/>
    <w:rsid w:val="0061759C"/>
    <w:rsid w:val="00617C04"/>
    <w:rsid w:val="00617CA3"/>
    <w:rsid w:val="00617E88"/>
    <w:rsid w:val="00620211"/>
    <w:rsid w:val="00620D3D"/>
    <w:rsid w:val="00621657"/>
    <w:rsid w:val="00621660"/>
    <w:rsid w:val="00621889"/>
    <w:rsid w:val="006228D5"/>
    <w:rsid w:val="00622F8F"/>
    <w:rsid w:val="006238AE"/>
    <w:rsid w:val="00625286"/>
    <w:rsid w:val="006253E9"/>
    <w:rsid w:val="0062792E"/>
    <w:rsid w:val="00627C45"/>
    <w:rsid w:val="00627E5E"/>
    <w:rsid w:val="00630839"/>
    <w:rsid w:val="00630A9C"/>
    <w:rsid w:val="006310D4"/>
    <w:rsid w:val="0063151D"/>
    <w:rsid w:val="0063153F"/>
    <w:rsid w:val="00631AF1"/>
    <w:rsid w:val="00631DA8"/>
    <w:rsid w:val="006324F3"/>
    <w:rsid w:val="00635BA6"/>
    <w:rsid w:val="00636F76"/>
    <w:rsid w:val="0064099B"/>
    <w:rsid w:val="006429AD"/>
    <w:rsid w:val="00643D59"/>
    <w:rsid w:val="0064402A"/>
    <w:rsid w:val="00644A2F"/>
    <w:rsid w:val="00644E7E"/>
    <w:rsid w:val="00645B05"/>
    <w:rsid w:val="00645E47"/>
    <w:rsid w:val="00646291"/>
    <w:rsid w:val="00646D4B"/>
    <w:rsid w:val="00647D95"/>
    <w:rsid w:val="0065068D"/>
    <w:rsid w:val="006506C5"/>
    <w:rsid w:val="00651C25"/>
    <w:rsid w:val="00651C37"/>
    <w:rsid w:val="00652720"/>
    <w:rsid w:val="0065497F"/>
    <w:rsid w:val="00654F68"/>
    <w:rsid w:val="00655134"/>
    <w:rsid w:val="00657D85"/>
    <w:rsid w:val="006601D7"/>
    <w:rsid w:val="0066040B"/>
    <w:rsid w:val="00660752"/>
    <w:rsid w:val="00660BAA"/>
    <w:rsid w:val="00663789"/>
    <w:rsid w:val="00666229"/>
    <w:rsid w:val="00670B9D"/>
    <w:rsid w:val="00670DE8"/>
    <w:rsid w:val="00671202"/>
    <w:rsid w:val="00671397"/>
    <w:rsid w:val="0067169E"/>
    <w:rsid w:val="00671E09"/>
    <w:rsid w:val="00672B75"/>
    <w:rsid w:val="00673CFF"/>
    <w:rsid w:val="00673E24"/>
    <w:rsid w:val="006744A8"/>
    <w:rsid w:val="00676DFB"/>
    <w:rsid w:val="00677296"/>
    <w:rsid w:val="00677F03"/>
    <w:rsid w:val="006806DD"/>
    <w:rsid w:val="00681B96"/>
    <w:rsid w:val="00681FDC"/>
    <w:rsid w:val="006829FF"/>
    <w:rsid w:val="00683253"/>
    <w:rsid w:val="0068378B"/>
    <w:rsid w:val="00683D37"/>
    <w:rsid w:val="00683ED2"/>
    <w:rsid w:val="00683F4C"/>
    <w:rsid w:val="006840F3"/>
    <w:rsid w:val="00685741"/>
    <w:rsid w:val="00686788"/>
    <w:rsid w:val="00687A27"/>
    <w:rsid w:val="00687A8C"/>
    <w:rsid w:val="00687EEE"/>
    <w:rsid w:val="006926F4"/>
    <w:rsid w:val="00692C19"/>
    <w:rsid w:val="00692E6E"/>
    <w:rsid w:val="00693303"/>
    <w:rsid w:val="00694BD1"/>
    <w:rsid w:val="00695E11"/>
    <w:rsid w:val="00696897"/>
    <w:rsid w:val="00696AED"/>
    <w:rsid w:val="00696C4E"/>
    <w:rsid w:val="006972D5"/>
    <w:rsid w:val="006A08A6"/>
    <w:rsid w:val="006A1419"/>
    <w:rsid w:val="006A30B6"/>
    <w:rsid w:val="006A393E"/>
    <w:rsid w:val="006A3A58"/>
    <w:rsid w:val="006A4240"/>
    <w:rsid w:val="006A436F"/>
    <w:rsid w:val="006A4BDE"/>
    <w:rsid w:val="006A5E9C"/>
    <w:rsid w:val="006A5F92"/>
    <w:rsid w:val="006A6469"/>
    <w:rsid w:val="006A7006"/>
    <w:rsid w:val="006A751A"/>
    <w:rsid w:val="006A7F87"/>
    <w:rsid w:val="006B189A"/>
    <w:rsid w:val="006B1D7E"/>
    <w:rsid w:val="006B2B76"/>
    <w:rsid w:val="006B2BC6"/>
    <w:rsid w:val="006B33C2"/>
    <w:rsid w:val="006B490E"/>
    <w:rsid w:val="006B4978"/>
    <w:rsid w:val="006B5482"/>
    <w:rsid w:val="006B55A0"/>
    <w:rsid w:val="006B59B5"/>
    <w:rsid w:val="006B6552"/>
    <w:rsid w:val="006B6724"/>
    <w:rsid w:val="006B684B"/>
    <w:rsid w:val="006B6E05"/>
    <w:rsid w:val="006B75C3"/>
    <w:rsid w:val="006B7EF2"/>
    <w:rsid w:val="006C2F95"/>
    <w:rsid w:val="006C3263"/>
    <w:rsid w:val="006C3B84"/>
    <w:rsid w:val="006C3D51"/>
    <w:rsid w:val="006C48DF"/>
    <w:rsid w:val="006C4CDC"/>
    <w:rsid w:val="006C58C4"/>
    <w:rsid w:val="006C5B44"/>
    <w:rsid w:val="006C65E0"/>
    <w:rsid w:val="006C6ECA"/>
    <w:rsid w:val="006C7FB0"/>
    <w:rsid w:val="006C7FE6"/>
    <w:rsid w:val="006D1850"/>
    <w:rsid w:val="006D24A9"/>
    <w:rsid w:val="006D2E0E"/>
    <w:rsid w:val="006D376F"/>
    <w:rsid w:val="006D4161"/>
    <w:rsid w:val="006D4871"/>
    <w:rsid w:val="006D4995"/>
    <w:rsid w:val="006D59D4"/>
    <w:rsid w:val="006D5E20"/>
    <w:rsid w:val="006D6CB4"/>
    <w:rsid w:val="006E0A8B"/>
    <w:rsid w:val="006E0DF9"/>
    <w:rsid w:val="006E0E04"/>
    <w:rsid w:val="006E118E"/>
    <w:rsid w:val="006E11A2"/>
    <w:rsid w:val="006E27C0"/>
    <w:rsid w:val="006E4E1D"/>
    <w:rsid w:val="006E5456"/>
    <w:rsid w:val="006E7C54"/>
    <w:rsid w:val="006F2371"/>
    <w:rsid w:val="006F27A9"/>
    <w:rsid w:val="006F2F5D"/>
    <w:rsid w:val="006F3A22"/>
    <w:rsid w:val="006F491B"/>
    <w:rsid w:val="006F4F26"/>
    <w:rsid w:val="006F677A"/>
    <w:rsid w:val="00700162"/>
    <w:rsid w:val="007012F2"/>
    <w:rsid w:val="0070185D"/>
    <w:rsid w:val="0070211F"/>
    <w:rsid w:val="007022AC"/>
    <w:rsid w:val="0070287C"/>
    <w:rsid w:val="00702FB2"/>
    <w:rsid w:val="00704DA8"/>
    <w:rsid w:val="007063DE"/>
    <w:rsid w:val="00706608"/>
    <w:rsid w:val="00706684"/>
    <w:rsid w:val="007077FD"/>
    <w:rsid w:val="0071023B"/>
    <w:rsid w:val="00710646"/>
    <w:rsid w:val="00710F61"/>
    <w:rsid w:val="0071233C"/>
    <w:rsid w:val="0071397E"/>
    <w:rsid w:val="007139C2"/>
    <w:rsid w:val="0071778C"/>
    <w:rsid w:val="00717BF6"/>
    <w:rsid w:val="00720C58"/>
    <w:rsid w:val="007214DF"/>
    <w:rsid w:val="00721F06"/>
    <w:rsid w:val="007227C5"/>
    <w:rsid w:val="00723E5F"/>
    <w:rsid w:val="007240E3"/>
    <w:rsid w:val="00724391"/>
    <w:rsid w:val="0072439F"/>
    <w:rsid w:val="00724527"/>
    <w:rsid w:val="00724548"/>
    <w:rsid w:val="00724938"/>
    <w:rsid w:val="00724BCE"/>
    <w:rsid w:val="00725620"/>
    <w:rsid w:val="00725D16"/>
    <w:rsid w:val="00726FE2"/>
    <w:rsid w:val="00727E5A"/>
    <w:rsid w:val="007311D2"/>
    <w:rsid w:val="00731A4F"/>
    <w:rsid w:val="00733259"/>
    <w:rsid w:val="007348A6"/>
    <w:rsid w:val="0073620F"/>
    <w:rsid w:val="00736DB7"/>
    <w:rsid w:val="007404DC"/>
    <w:rsid w:val="007428F9"/>
    <w:rsid w:val="00743FF3"/>
    <w:rsid w:val="007441E6"/>
    <w:rsid w:val="007448D1"/>
    <w:rsid w:val="00746333"/>
    <w:rsid w:val="00747FFC"/>
    <w:rsid w:val="007505E1"/>
    <w:rsid w:val="00750602"/>
    <w:rsid w:val="00750828"/>
    <w:rsid w:val="00751168"/>
    <w:rsid w:val="007516B2"/>
    <w:rsid w:val="00751D3F"/>
    <w:rsid w:val="00752A9B"/>
    <w:rsid w:val="00753613"/>
    <w:rsid w:val="00753CA4"/>
    <w:rsid w:val="00753F75"/>
    <w:rsid w:val="00754617"/>
    <w:rsid w:val="00755182"/>
    <w:rsid w:val="00756657"/>
    <w:rsid w:val="00760EF0"/>
    <w:rsid w:val="007613DD"/>
    <w:rsid w:val="00762C22"/>
    <w:rsid w:val="00762C6B"/>
    <w:rsid w:val="007633EF"/>
    <w:rsid w:val="007639CB"/>
    <w:rsid w:val="0076411B"/>
    <w:rsid w:val="00764BBF"/>
    <w:rsid w:val="00764E91"/>
    <w:rsid w:val="00765C1D"/>
    <w:rsid w:val="00766210"/>
    <w:rsid w:val="007675E4"/>
    <w:rsid w:val="00767AC9"/>
    <w:rsid w:val="0077008E"/>
    <w:rsid w:val="007710BA"/>
    <w:rsid w:val="0077164C"/>
    <w:rsid w:val="00771C68"/>
    <w:rsid w:val="00771C78"/>
    <w:rsid w:val="0077210F"/>
    <w:rsid w:val="00772483"/>
    <w:rsid w:val="0077322C"/>
    <w:rsid w:val="00773A87"/>
    <w:rsid w:val="00774BBC"/>
    <w:rsid w:val="00774F1F"/>
    <w:rsid w:val="00775C0F"/>
    <w:rsid w:val="00776102"/>
    <w:rsid w:val="00776FCD"/>
    <w:rsid w:val="007772EF"/>
    <w:rsid w:val="00777C0E"/>
    <w:rsid w:val="007817C7"/>
    <w:rsid w:val="00781F6A"/>
    <w:rsid w:val="0078251A"/>
    <w:rsid w:val="007837E9"/>
    <w:rsid w:val="0078400D"/>
    <w:rsid w:val="007845EF"/>
    <w:rsid w:val="00784B7B"/>
    <w:rsid w:val="00785E63"/>
    <w:rsid w:val="00786167"/>
    <w:rsid w:val="00786D6E"/>
    <w:rsid w:val="00790ED9"/>
    <w:rsid w:val="00792CB7"/>
    <w:rsid w:val="0079317E"/>
    <w:rsid w:val="0079319C"/>
    <w:rsid w:val="007933FB"/>
    <w:rsid w:val="007938E5"/>
    <w:rsid w:val="00793B14"/>
    <w:rsid w:val="00794598"/>
    <w:rsid w:val="0079699B"/>
    <w:rsid w:val="00796B77"/>
    <w:rsid w:val="00796EB6"/>
    <w:rsid w:val="00797D4F"/>
    <w:rsid w:val="007A13B3"/>
    <w:rsid w:val="007A211B"/>
    <w:rsid w:val="007A243D"/>
    <w:rsid w:val="007A2DE5"/>
    <w:rsid w:val="007A3A9A"/>
    <w:rsid w:val="007A4219"/>
    <w:rsid w:val="007A607F"/>
    <w:rsid w:val="007A78D3"/>
    <w:rsid w:val="007A798A"/>
    <w:rsid w:val="007A798C"/>
    <w:rsid w:val="007A7CAF"/>
    <w:rsid w:val="007B18D8"/>
    <w:rsid w:val="007B1A52"/>
    <w:rsid w:val="007B1B8D"/>
    <w:rsid w:val="007B1E21"/>
    <w:rsid w:val="007B2661"/>
    <w:rsid w:val="007B287D"/>
    <w:rsid w:val="007B2A4E"/>
    <w:rsid w:val="007B32EE"/>
    <w:rsid w:val="007B368F"/>
    <w:rsid w:val="007B4727"/>
    <w:rsid w:val="007B5A25"/>
    <w:rsid w:val="007B5EDF"/>
    <w:rsid w:val="007B5EFA"/>
    <w:rsid w:val="007B69F0"/>
    <w:rsid w:val="007B6C9E"/>
    <w:rsid w:val="007B79A0"/>
    <w:rsid w:val="007B7A2A"/>
    <w:rsid w:val="007C0835"/>
    <w:rsid w:val="007C1A58"/>
    <w:rsid w:val="007C2980"/>
    <w:rsid w:val="007C2BDB"/>
    <w:rsid w:val="007C2DC7"/>
    <w:rsid w:val="007C3761"/>
    <w:rsid w:val="007C394E"/>
    <w:rsid w:val="007C5870"/>
    <w:rsid w:val="007C694B"/>
    <w:rsid w:val="007C6A7C"/>
    <w:rsid w:val="007C7500"/>
    <w:rsid w:val="007D1053"/>
    <w:rsid w:val="007D1210"/>
    <w:rsid w:val="007D1797"/>
    <w:rsid w:val="007D1C2E"/>
    <w:rsid w:val="007D1E01"/>
    <w:rsid w:val="007D2731"/>
    <w:rsid w:val="007D390A"/>
    <w:rsid w:val="007D3BE8"/>
    <w:rsid w:val="007D3CB6"/>
    <w:rsid w:val="007D4C8C"/>
    <w:rsid w:val="007D541E"/>
    <w:rsid w:val="007D6AF7"/>
    <w:rsid w:val="007D6B97"/>
    <w:rsid w:val="007E0CE2"/>
    <w:rsid w:val="007E0D7B"/>
    <w:rsid w:val="007E11C2"/>
    <w:rsid w:val="007E1801"/>
    <w:rsid w:val="007E2262"/>
    <w:rsid w:val="007E2415"/>
    <w:rsid w:val="007E265E"/>
    <w:rsid w:val="007E2741"/>
    <w:rsid w:val="007E3E42"/>
    <w:rsid w:val="007E409A"/>
    <w:rsid w:val="007E4136"/>
    <w:rsid w:val="007E4219"/>
    <w:rsid w:val="007E4EE9"/>
    <w:rsid w:val="007E513C"/>
    <w:rsid w:val="007E5331"/>
    <w:rsid w:val="007E5487"/>
    <w:rsid w:val="007E585E"/>
    <w:rsid w:val="007E5AAC"/>
    <w:rsid w:val="007E6D7D"/>
    <w:rsid w:val="007F1664"/>
    <w:rsid w:val="007F1DF5"/>
    <w:rsid w:val="007F260F"/>
    <w:rsid w:val="007F398E"/>
    <w:rsid w:val="007F3C8C"/>
    <w:rsid w:val="007F6620"/>
    <w:rsid w:val="007F6A79"/>
    <w:rsid w:val="007F7154"/>
    <w:rsid w:val="00800A2C"/>
    <w:rsid w:val="00801BA5"/>
    <w:rsid w:val="00802D17"/>
    <w:rsid w:val="00805C79"/>
    <w:rsid w:val="00806E80"/>
    <w:rsid w:val="008072DA"/>
    <w:rsid w:val="008103DA"/>
    <w:rsid w:val="008108FA"/>
    <w:rsid w:val="00810A19"/>
    <w:rsid w:val="00810B38"/>
    <w:rsid w:val="00810F52"/>
    <w:rsid w:val="008110A7"/>
    <w:rsid w:val="00812A14"/>
    <w:rsid w:val="00812C39"/>
    <w:rsid w:val="0081534C"/>
    <w:rsid w:val="0081602D"/>
    <w:rsid w:val="00816258"/>
    <w:rsid w:val="008167C3"/>
    <w:rsid w:val="00817A34"/>
    <w:rsid w:val="00817C9F"/>
    <w:rsid w:val="0082051D"/>
    <w:rsid w:val="00820A17"/>
    <w:rsid w:val="0082198F"/>
    <w:rsid w:val="00821FC0"/>
    <w:rsid w:val="008231D4"/>
    <w:rsid w:val="00825D11"/>
    <w:rsid w:val="00827171"/>
    <w:rsid w:val="00827E1E"/>
    <w:rsid w:val="00827EAA"/>
    <w:rsid w:val="00830E8C"/>
    <w:rsid w:val="0083148B"/>
    <w:rsid w:val="0083193A"/>
    <w:rsid w:val="00831B59"/>
    <w:rsid w:val="00831C5B"/>
    <w:rsid w:val="00832CC4"/>
    <w:rsid w:val="00832F87"/>
    <w:rsid w:val="008331D4"/>
    <w:rsid w:val="0083341A"/>
    <w:rsid w:val="008334B1"/>
    <w:rsid w:val="00833C34"/>
    <w:rsid w:val="00833E30"/>
    <w:rsid w:val="008340AB"/>
    <w:rsid w:val="0083442A"/>
    <w:rsid w:val="0083472A"/>
    <w:rsid w:val="00834886"/>
    <w:rsid w:val="00836F3A"/>
    <w:rsid w:val="00837772"/>
    <w:rsid w:val="00837BBD"/>
    <w:rsid w:val="00840542"/>
    <w:rsid w:val="008408E3"/>
    <w:rsid w:val="00840E05"/>
    <w:rsid w:val="00841A45"/>
    <w:rsid w:val="0084227C"/>
    <w:rsid w:val="00842ABB"/>
    <w:rsid w:val="00844CC4"/>
    <w:rsid w:val="00845162"/>
    <w:rsid w:val="00846618"/>
    <w:rsid w:val="00846A8F"/>
    <w:rsid w:val="00850846"/>
    <w:rsid w:val="00850951"/>
    <w:rsid w:val="008509F0"/>
    <w:rsid w:val="00853636"/>
    <w:rsid w:val="0085544A"/>
    <w:rsid w:val="0085588E"/>
    <w:rsid w:val="00855CD9"/>
    <w:rsid w:val="008563F4"/>
    <w:rsid w:val="00856A01"/>
    <w:rsid w:val="00857C5F"/>
    <w:rsid w:val="00857D46"/>
    <w:rsid w:val="00857D5C"/>
    <w:rsid w:val="00857D85"/>
    <w:rsid w:val="008615E7"/>
    <w:rsid w:val="00862601"/>
    <w:rsid w:val="0086408F"/>
    <w:rsid w:val="008643FE"/>
    <w:rsid w:val="0086458E"/>
    <w:rsid w:val="008709D1"/>
    <w:rsid w:val="00870A55"/>
    <w:rsid w:val="00870FC7"/>
    <w:rsid w:val="00871B0B"/>
    <w:rsid w:val="0087434C"/>
    <w:rsid w:val="008756D1"/>
    <w:rsid w:val="00876835"/>
    <w:rsid w:val="00876D39"/>
    <w:rsid w:val="00880FAF"/>
    <w:rsid w:val="008819B1"/>
    <w:rsid w:val="00882151"/>
    <w:rsid w:val="0088219A"/>
    <w:rsid w:val="00884D9C"/>
    <w:rsid w:val="00884ECA"/>
    <w:rsid w:val="008851BE"/>
    <w:rsid w:val="008855C9"/>
    <w:rsid w:val="00885F0F"/>
    <w:rsid w:val="00886180"/>
    <w:rsid w:val="00887201"/>
    <w:rsid w:val="00887EDB"/>
    <w:rsid w:val="008901AD"/>
    <w:rsid w:val="008902B8"/>
    <w:rsid w:val="00890913"/>
    <w:rsid w:val="00892C63"/>
    <w:rsid w:val="00892CA6"/>
    <w:rsid w:val="00892D7E"/>
    <w:rsid w:val="00893553"/>
    <w:rsid w:val="00893F59"/>
    <w:rsid w:val="0089419F"/>
    <w:rsid w:val="008941C7"/>
    <w:rsid w:val="008943A3"/>
    <w:rsid w:val="00895092"/>
    <w:rsid w:val="0089600A"/>
    <w:rsid w:val="00896BE8"/>
    <w:rsid w:val="00897AF9"/>
    <w:rsid w:val="008A036E"/>
    <w:rsid w:val="008A1C6E"/>
    <w:rsid w:val="008A21BD"/>
    <w:rsid w:val="008A242C"/>
    <w:rsid w:val="008A29D1"/>
    <w:rsid w:val="008A3655"/>
    <w:rsid w:val="008A3CFC"/>
    <w:rsid w:val="008A486B"/>
    <w:rsid w:val="008A4E00"/>
    <w:rsid w:val="008A53C0"/>
    <w:rsid w:val="008A5E70"/>
    <w:rsid w:val="008A7238"/>
    <w:rsid w:val="008A75C7"/>
    <w:rsid w:val="008B0EF0"/>
    <w:rsid w:val="008B2DFA"/>
    <w:rsid w:val="008B528E"/>
    <w:rsid w:val="008B7166"/>
    <w:rsid w:val="008B7817"/>
    <w:rsid w:val="008C01A3"/>
    <w:rsid w:val="008C0B9B"/>
    <w:rsid w:val="008C0EB7"/>
    <w:rsid w:val="008C128A"/>
    <w:rsid w:val="008C1681"/>
    <w:rsid w:val="008C17FF"/>
    <w:rsid w:val="008C1819"/>
    <w:rsid w:val="008C33E2"/>
    <w:rsid w:val="008C3B91"/>
    <w:rsid w:val="008C3E86"/>
    <w:rsid w:val="008C40A1"/>
    <w:rsid w:val="008C4E20"/>
    <w:rsid w:val="008C6655"/>
    <w:rsid w:val="008C6952"/>
    <w:rsid w:val="008C6B3B"/>
    <w:rsid w:val="008C6BE2"/>
    <w:rsid w:val="008C7395"/>
    <w:rsid w:val="008C7709"/>
    <w:rsid w:val="008C7728"/>
    <w:rsid w:val="008C77E6"/>
    <w:rsid w:val="008D0CEA"/>
    <w:rsid w:val="008D2356"/>
    <w:rsid w:val="008D3102"/>
    <w:rsid w:val="008D45D2"/>
    <w:rsid w:val="008D4840"/>
    <w:rsid w:val="008D51D7"/>
    <w:rsid w:val="008D5B87"/>
    <w:rsid w:val="008D5FD2"/>
    <w:rsid w:val="008D64D2"/>
    <w:rsid w:val="008D7A96"/>
    <w:rsid w:val="008D7D8C"/>
    <w:rsid w:val="008E015F"/>
    <w:rsid w:val="008E0DC9"/>
    <w:rsid w:val="008E0E48"/>
    <w:rsid w:val="008E232A"/>
    <w:rsid w:val="008E23DC"/>
    <w:rsid w:val="008E3497"/>
    <w:rsid w:val="008E361A"/>
    <w:rsid w:val="008E3915"/>
    <w:rsid w:val="008E4A51"/>
    <w:rsid w:val="008E4E78"/>
    <w:rsid w:val="008E5CAB"/>
    <w:rsid w:val="008E6283"/>
    <w:rsid w:val="008E62E3"/>
    <w:rsid w:val="008E7E2C"/>
    <w:rsid w:val="008F1D3F"/>
    <w:rsid w:val="008F216C"/>
    <w:rsid w:val="008F22B7"/>
    <w:rsid w:val="008F30F6"/>
    <w:rsid w:val="008F3552"/>
    <w:rsid w:val="008F3BD5"/>
    <w:rsid w:val="008F4167"/>
    <w:rsid w:val="008F51EA"/>
    <w:rsid w:val="008F6705"/>
    <w:rsid w:val="008F78DD"/>
    <w:rsid w:val="008F7A8F"/>
    <w:rsid w:val="008F7D5E"/>
    <w:rsid w:val="00900513"/>
    <w:rsid w:val="00900F43"/>
    <w:rsid w:val="00901751"/>
    <w:rsid w:val="00902AE7"/>
    <w:rsid w:val="00902BC9"/>
    <w:rsid w:val="00903BD0"/>
    <w:rsid w:val="00903D8F"/>
    <w:rsid w:val="0090415A"/>
    <w:rsid w:val="00904431"/>
    <w:rsid w:val="00905935"/>
    <w:rsid w:val="00905B30"/>
    <w:rsid w:val="009061DC"/>
    <w:rsid w:val="009067A2"/>
    <w:rsid w:val="00907D0A"/>
    <w:rsid w:val="00910910"/>
    <w:rsid w:val="009120BA"/>
    <w:rsid w:val="00913022"/>
    <w:rsid w:val="009132CC"/>
    <w:rsid w:val="00913447"/>
    <w:rsid w:val="00914503"/>
    <w:rsid w:val="0091464D"/>
    <w:rsid w:val="00914D6B"/>
    <w:rsid w:val="009154ED"/>
    <w:rsid w:val="00916CC3"/>
    <w:rsid w:val="009176DD"/>
    <w:rsid w:val="00917832"/>
    <w:rsid w:val="00920720"/>
    <w:rsid w:val="009207DB"/>
    <w:rsid w:val="00923C8A"/>
    <w:rsid w:val="0092497C"/>
    <w:rsid w:val="00926533"/>
    <w:rsid w:val="0092668F"/>
    <w:rsid w:val="009275F5"/>
    <w:rsid w:val="00927E99"/>
    <w:rsid w:val="0093016D"/>
    <w:rsid w:val="00930639"/>
    <w:rsid w:val="00930A92"/>
    <w:rsid w:val="00930C62"/>
    <w:rsid w:val="00930D43"/>
    <w:rsid w:val="00932F8F"/>
    <w:rsid w:val="00933AE3"/>
    <w:rsid w:val="00933F6D"/>
    <w:rsid w:val="00935281"/>
    <w:rsid w:val="009354E2"/>
    <w:rsid w:val="00935666"/>
    <w:rsid w:val="00935772"/>
    <w:rsid w:val="00935FFF"/>
    <w:rsid w:val="009365A7"/>
    <w:rsid w:val="009365AD"/>
    <w:rsid w:val="00937354"/>
    <w:rsid w:val="0094027F"/>
    <w:rsid w:val="00940861"/>
    <w:rsid w:val="00941C13"/>
    <w:rsid w:val="00942809"/>
    <w:rsid w:val="0094381C"/>
    <w:rsid w:val="0094527E"/>
    <w:rsid w:val="00945BB1"/>
    <w:rsid w:val="00946213"/>
    <w:rsid w:val="0094699E"/>
    <w:rsid w:val="00947D29"/>
    <w:rsid w:val="00947D8F"/>
    <w:rsid w:val="009504B6"/>
    <w:rsid w:val="009506AD"/>
    <w:rsid w:val="00950E42"/>
    <w:rsid w:val="00951428"/>
    <w:rsid w:val="009517C5"/>
    <w:rsid w:val="00951D7E"/>
    <w:rsid w:val="00952593"/>
    <w:rsid w:val="00952C74"/>
    <w:rsid w:val="00952CA8"/>
    <w:rsid w:val="00953454"/>
    <w:rsid w:val="009534E5"/>
    <w:rsid w:val="00954031"/>
    <w:rsid w:val="00955914"/>
    <w:rsid w:val="00955B34"/>
    <w:rsid w:val="00955D6B"/>
    <w:rsid w:val="009561EC"/>
    <w:rsid w:val="009578F8"/>
    <w:rsid w:val="0096036D"/>
    <w:rsid w:val="009607CB"/>
    <w:rsid w:val="00960957"/>
    <w:rsid w:val="00960B0D"/>
    <w:rsid w:val="009621E2"/>
    <w:rsid w:val="009640FB"/>
    <w:rsid w:val="0096573B"/>
    <w:rsid w:val="009661A0"/>
    <w:rsid w:val="0096704D"/>
    <w:rsid w:val="00970E0D"/>
    <w:rsid w:val="00971BC7"/>
    <w:rsid w:val="00971DF9"/>
    <w:rsid w:val="00972A8D"/>
    <w:rsid w:val="00972D5F"/>
    <w:rsid w:val="00973318"/>
    <w:rsid w:val="00974239"/>
    <w:rsid w:val="009768AA"/>
    <w:rsid w:val="009771DB"/>
    <w:rsid w:val="009772FF"/>
    <w:rsid w:val="009775BF"/>
    <w:rsid w:val="009802D1"/>
    <w:rsid w:val="009804A8"/>
    <w:rsid w:val="009810FF"/>
    <w:rsid w:val="0098130C"/>
    <w:rsid w:val="00982579"/>
    <w:rsid w:val="00982A01"/>
    <w:rsid w:val="00982BBE"/>
    <w:rsid w:val="00982E54"/>
    <w:rsid w:val="00984039"/>
    <w:rsid w:val="00984A82"/>
    <w:rsid w:val="00984F3D"/>
    <w:rsid w:val="00986199"/>
    <w:rsid w:val="009915FE"/>
    <w:rsid w:val="009931B9"/>
    <w:rsid w:val="00993AA0"/>
    <w:rsid w:val="00993E29"/>
    <w:rsid w:val="00993F56"/>
    <w:rsid w:val="0099518A"/>
    <w:rsid w:val="00995974"/>
    <w:rsid w:val="00995D63"/>
    <w:rsid w:val="00995ED5"/>
    <w:rsid w:val="0099708A"/>
    <w:rsid w:val="009971DA"/>
    <w:rsid w:val="009A07BF"/>
    <w:rsid w:val="009A0EF0"/>
    <w:rsid w:val="009A1498"/>
    <w:rsid w:val="009A2224"/>
    <w:rsid w:val="009A25E9"/>
    <w:rsid w:val="009A2621"/>
    <w:rsid w:val="009A337C"/>
    <w:rsid w:val="009A3C3B"/>
    <w:rsid w:val="009A46C7"/>
    <w:rsid w:val="009A4721"/>
    <w:rsid w:val="009A569E"/>
    <w:rsid w:val="009A56DC"/>
    <w:rsid w:val="009A58D6"/>
    <w:rsid w:val="009A5BC0"/>
    <w:rsid w:val="009A63B4"/>
    <w:rsid w:val="009A6730"/>
    <w:rsid w:val="009B02C2"/>
    <w:rsid w:val="009B0FFC"/>
    <w:rsid w:val="009B1314"/>
    <w:rsid w:val="009B1466"/>
    <w:rsid w:val="009B15A1"/>
    <w:rsid w:val="009B1D99"/>
    <w:rsid w:val="009B3B7B"/>
    <w:rsid w:val="009B3E93"/>
    <w:rsid w:val="009B4D21"/>
    <w:rsid w:val="009B4F18"/>
    <w:rsid w:val="009B5804"/>
    <w:rsid w:val="009B5C18"/>
    <w:rsid w:val="009B6167"/>
    <w:rsid w:val="009B6BF7"/>
    <w:rsid w:val="009B6E93"/>
    <w:rsid w:val="009B72E2"/>
    <w:rsid w:val="009B744C"/>
    <w:rsid w:val="009C069E"/>
    <w:rsid w:val="009C0B63"/>
    <w:rsid w:val="009C108A"/>
    <w:rsid w:val="009C1BE1"/>
    <w:rsid w:val="009C2076"/>
    <w:rsid w:val="009C241F"/>
    <w:rsid w:val="009C2511"/>
    <w:rsid w:val="009C3D6E"/>
    <w:rsid w:val="009C51BD"/>
    <w:rsid w:val="009C5E68"/>
    <w:rsid w:val="009C652C"/>
    <w:rsid w:val="009C6908"/>
    <w:rsid w:val="009D21B4"/>
    <w:rsid w:val="009D293B"/>
    <w:rsid w:val="009D2EDF"/>
    <w:rsid w:val="009D31BD"/>
    <w:rsid w:val="009D42D9"/>
    <w:rsid w:val="009D6B88"/>
    <w:rsid w:val="009D6EA0"/>
    <w:rsid w:val="009D76F7"/>
    <w:rsid w:val="009D7EFB"/>
    <w:rsid w:val="009E02DC"/>
    <w:rsid w:val="009E0D48"/>
    <w:rsid w:val="009E0D83"/>
    <w:rsid w:val="009E1AE1"/>
    <w:rsid w:val="009E31E3"/>
    <w:rsid w:val="009E32AD"/>
    <w:rsid w:val="009E3708"/>
    <w:rsid w:val="009E3A39"/>
    <w:rsid w:val="009E40A4"/>
    <w:rsid w:val="009E44E1"/>
    <w:rsid w:val="009E58C0"/>
    <w:rsid w:val="009E798E"/>
    <w:rsid w:val="009F0401"/>
    <w:rsid w:val="009F044C"/>
    <w:rsid w:val="009F06E9"/>
    <w:rsid w:val="009F1CEA"/>
    <w:rsid w:val="009F2434"/>
    <w:rsid w:val="009F2446"/>
    <w:rsid w:val="009F2690"/>
    <w:rsid w:val="009F2F69"/>
    <w:rsid w:val="009F3AED"/>
    <w:rsid w:val="009F55E6"/>
    <w:rsid w:val="009F7A0D"/>
    <w:rsid w:val="009F7DE1"/>
    <w:rsid w:val="00A0117C"/>
    <w:rsid w:val="00A012D5"/>
    <w:rsid w:val="00A01A90"/>
    <w:rsid w:val="00A01E2F"/>
    <w:rsid w:val="00A02687"/>
    <w:rsid w:val="00A02783"/>
    <w:rsid w:val="00A02E77"/>
    <w:rsid w:val="00A035CF"/>
    <w:rsid w:val="00A0471F"/>
    <w:rsid w:val="00A048CB"/>
    <w:rsid w:val="00A051B5"/>
    <w:rsid w:val="00A051E4"/>
    <w:rsid w:val="00A06DAF"/>
    <w:rsid w:val="00A07484"/>
    <w:rsid w:val="00A0754F"/>
    <w:rsid w:val="00A07740"/>
    <w:rsid w:val="00A11312"/>
    <w:rsid w:val="00A11AB1"/>
    <w:rsid w:val="00A12DB9"/>
    <w:rsid w:val="00A144B9"/>
    <w:rsid w:val="00A14A25"/>
    <w:rsid w:val="00A14FB2"/>
    <w:rsid w:val="00A15898"/>
    <w:rsid w:val="00A167B5"/>
    <w:rsid w:val="00A172A8"/>
    <w:rsid w:val="00A17E42"/>
    <w:rsid w:val="00A2058C"/>
    <w:rsid w:val="00A20815"/>
    <w:rsid w:val="00A208A8"/>
    <w:rsid w:val="00A223F5"/>
    <w:rsid w:val="00A234C8"/>
    <w:rsid w:val="00A237FA"/>
    <w:rsid w:val="00A23BB1"/>
    <w:rsid w:val="00A24236"/>
    <w:rsid w:val="00A24A2A"/>
    <w:rsid w:val="00A24D24"/>
    <w:rsid w:val="00A25A0B"/>
    <w:rsid w:val="00A25C2E"/>
    <w:rsid w:val="00A26E15"/>
    <w:rsid w:val="00A307C9"/>
    <w:rsid w:val="00A31B4F"/>
    <w:rsid w:val="00A32CBE"/>
    <w:rsid w:val="00A348DC"/>
    <w:rsid w:val="00A351C1"/>
    <w:rsid w:val="00A35E8C"/>
    <w:rsid w:val="00A37DBC"/>
    <w:rsid w:val="00A409C6"/>
    <w:rsid w:val="00A41872"/>
    <w:rsid w:val="00A42160"/>
    <w:rsid w:val="00A422D6"/>
    <w:rsid w:val="00A42B4B"/>
    <w:rsid w:val="00A43E3B"/>
    <w:rsid w:val="00A45582"/>
    <w:rsid w:val="00A46E1A"/>
    <w:rsid w:val="00A47D1C"/>
    <w:rsid w:val="00A51CA1"/>
    <w:rsid w:val="00A51CBB"/>
    <w:rsid w:val="00A5209D"/>
    <w:rsid w:val="00A527DF"/>
    <w:rsid w:val="00A52A74"/>
    <w:rsid w:val="00A5426C"/>
    <w:rsid w:val="00A542E3"/>
    <w:rsid w:val="00A545E7"/>
    <w:rsid w:val="00A54623"/>
    <w:rsid w:val="00A54961"/>
    <w:rsid w:val="00A54C0D"/>
    <w:rsid w:val="00A54DD0"/>
    <w:rsid w:val="00A54F47"/>
    <w:rsid w:val="00A561F1"/>
    <w:rsid w:val="00A56516"/>
    <w:rsid w:val="00A57C36"/>
    <w:rsid w:val="00A60CA3"/>
    <w:rsid w:val="00A6164A"/>
    <w:rsid w:val="00A62482"/>
    <w:rsid w:val="00A6284A"/>
    <w:rsid w:val="00A64BAD"/>
    <w:rsid w:val="00A64D63"/>
    <w:rsid w:val="00A64E7E"/>
    <w:rsid w:val="00A66A4E"/>
    <w:rsid w:val="00A66B73"/>
    <w:rsid w:val="00A676AD"/>
    <w:rsid w:val="00A719FC"/>
    <w:rsid w:val="00A71C0D"/>
    <w:rsid w:val="00A720FD"/>
    <w:rsid w:val="00A724B9"/>
    <w:rsid w:val="00A73F21"/>
    <w:rsid w:val="00A73F45"/>
    <w:rsid w:val="00A7432F"/>
    <w:rsid w:val="00A759B8"/>
    <w:rsid w:val="00A75C6E"/>
    <w:rsid w:val="00A76864"/>
    <w:rsid w:val="00A76950"/>
    <w:rsid w:val="00A769A4"/>
    <w:rsid w:val="00A76B67"/>
    <w:rsid w:val="00A771AA"/>
    <w:rsid w:val="00A80049"/>
    <w:rsid w:val="00A80082"/>
    <w:rsid w:val="00A802E0"/>
    <w:rsid w:val="00A81134"/>
    <w:rsid w:val="00A83A4C"/>
    <w:rsid w:val="00A83D82"/>
    <w:rsid w:val="00A84A4F"/>
    <w:rsid w:val="00A84AD4"/>
    <w:rsid w:val="00A84C69"/>
    <w:rsid w:val="00A87A32"/>
    <w:rsid w:val="00A9107E"/>
    <w:rsid w:val="00A91855"/>
    <w:rsid w:val="00A91E3E"/>
    <w:rsid w:val="00A91EA1"/>
    <w:rsid w:val="00A92650"/>
    <w:rsid w:val="00A93229"/>
    <w:rsid w:val="00A93784"/>
    <w:rsid w:val="00A9378D"/>
    <w:rsid w:val="00A952B9"/>
    <w:rsid w:val="00A9573B"/>
    <w:rsid w:val="00A95E0D"/>
    <w:rsid w:val="00A97A80"/>
    <w:rsid w:val="00A97F67"/>
    <w:rsid w:val="00AA1B3A"/>
    <w:rsid w:val="00AA1C1D"/>
    <w:rsid w:val="00AA20A3"/>
    <w:rsid w:val="00AA23A0"/>
    <w:rsid w:val="00AA38AE"/>
    <w:rsid w:val="00AA4B85"/>
    <w:rsid w:val="00AA624E"/>
    <w:rsid w:val="00AA6A76"/>
    <w:rsid w:val="00AA76E8"/>
    <w:rsid w:val="00AB0282"/>
    <w:rsid w:val="00AB0936"/>
    <w:rsid w:val="00AB13A4"/>
    <w:rsid w:val="00AB287D"/>
    <w:rsid w:val="00AB2E6F"/>
    <w:rsid w:val="00AB434C"/>
    <w:rsid w:val="00AB4363"/>
    <w:rsid w:val="00AB4C02"/>
    <w:rsid w:val="00AB51DB"/>
    <w:rsid w:val="00AB55D9"/>
    <w:rsid w:val="00AB5DE1"/>
    <w:rsid w:val="00AB692F"/>
    <w:rsid w:val="00AC0D4B"/>
    <w:rsid w:val="00AC1EA2"/>
    <w:rsid w:val="00AC2500"/>
    <w:rsid w:val="00AC2E08"/>
    <w:rsid w:val="00AC2EAC"/>
    <w:rsid w:val="00AC2EBD"/>
    <w:rsid w:val="00AC379D"/>
    <w:rsid w:val="00AC37EC"/>
    <w:rsid w:val="00AC3878"/>
    <w:rsid w:val="00AC4525"/>
    <w:rsid w:val="00AC45C0"/>
    <w:rsid w:val="00AC4AD7"/>
    <w:rsid w:val="00AC4C8A"/>
    <w:rsid w:val="00AC56BC"/>
    <w:rsid w:val="00AC7314"/>
    <w:rsid w:val="00AD235D"/>
    <w:rsid w:val="00AD23E4"/>
    <w:rsid w:val="00AD2442"/>
    <w:rsid w:val="00AD3878"/>
    <w:rsid w:val="00AD4D6E"/>
    <w:rsid w:val="00AD5CE2"/>
    <w:rsid w:val="00AD62D5"/>
    <w:rsid w:val="00AD7194"/>
    <w:rsid w:val="00AE047B"/>
    <w:rsid w:val="00AE12C3"/>
    <w:rsid w:val="00AE1374"/>
    <w:rsid w:val="00AE15AC"/>
    <w:rsid w:val="00AE22D0"/>
    <w:rsid w:val="00AE3AA6"/>
    <w:rsid w:val="00AE4C53"/>
    <w:rsid w:val="00AE4F50"/>
    <w:rsid w:val="00AE5075"/>
    <w:rsid w:val="00AE7D06"/>
    <w:rsid w:val="00AF3029"/>
    <w:rsid w:val="00AF3D87"/>
    <w:rsid w:val="00AF429D"/>
    <w:rsid w:val="00AF5171"/>
    <w:rsid w:val="00AF5514"/>
    <w:rsid w:val="00AF5C50"/>
    <w:rsid w:val="00AF7111"/>
    <w:rsid w:val="00B00E8A"/>
    <w:rsid w:val="00B00EC8"/>
    <w:rsid w:val="00B0159B"/>
    <w:rsid w:val="00B01709"/>
    <w:rsid w:val="00B01761"/>
    <w:rsid w:val="00B01CC2"/>
    <w:rsid w:val="00B02FE6"/>
    <w:rsid w:val="00B03D53"/>
    <w:rsid w:val="00B05F12"/>
    <w:rsid w:val="00B06749"/>
    <w:rsid w:val="00B067AF"/>
    <w:rsid w:val="00B07281"/>
    <w:rsid w:val="00B106AE"/>
    <w:rsid w:val="00B109ED"/>
    <w:rsid w:val="00B10DC5"/>
    <w:rsid w:val="00B10F8D"/>
    <w:rsid w:val="00B132F2"/>
    <w:rsid w:val="00B1346A"/>
    <w:rsid w:val="00B14526"/>
    <w:rsid w:val="00B150A7"/>
    <w:rsid w:val="00B15FEB"/>
    <w:rsid w:val="00B17DAA"/>
    <w:rsid w:val="00B20430"/>
    <w:rsid w:val="00B206CE"/>
    <w:rsid w:val="00B208D5"/>
    <w:rsid w:val="00B22306"/>
    <w:rsid w:val="00B238C3"/>
    <w:rsid w:val="00B2462E"/>
    <w:rsid w:val="00B26315"/>
    <w:rsid w:val="00B2798F"/>
    <w:rsid w:val="00B30446"/>
    <w:rsid w:val="00B30E7F"/>
    <w:rsid w:val="00B31418"/>
    <w:rsid w:val="00B3176C"/>
    <w:rsid w:val="00B31C0E"/>
    <w:rsid w:val="00B3224D"/>
    <w:rsid w:val="00B32A28"/>
    <w:rsid w:val="00B32A81"/>
    <w:rsid w:val="00B33420"/>
    <w:rsid w:val="00B34561"/>
    <w:rsid w:val="00B349CB"/>
    <w:rsid w:val="00B350E0"/>
    <w:rsid w:val="00B35F2B"/>
    <w:rsid w:val="00B367F6"/>
    <w:rsid w:val="00B40B60"/>
    <w:rsid w:val="00B419F2"/>
    <w:rsid w:val="00B42424"/>
    <w:rsid w:val="00B426CF"/>
    <w:rsid w:val="00B43517"/>
    <w:rsid w:val="00B43619"/>
    <w:rsid w:val="00B44327"/>
    <w:rsid w:val="00B478C1"/>
    <w:rsid w:val="00B479E3"/>
    <w:rsid w:val="00B5065F"/>
    <w:rsid w:val="00B523DF"/>
    <w:rsid w:val="00B52AA0"/>
    <w:rsid w:val="00B53388"/>
    <w:rsid w:val="00B53FFD"/>
    <w:rsid w:val="00B54D42"/>
    <w:rsid w:val="00B557A9"/>
    <w:rsid w:val="00B55F79"/>
    <w:rsid w:val="00B5672C"/>
    <w:rsid w:val="00B574DE"/>
    <w:rsid w:val="00B57672"/>
    <w:rsid w:val="00B60084"/>
    <w:rsid w:val="00B60086"/>
    <w:rsid w:val="00B60F26"/>
    <w:rsid w:val="00B613FD"/>
    <w:rsid w:val="00B61B89"/>
    <w:rsid w:val="00B61E9D"/>
    <w:rsid w:val="00B6401E"/>
    <w:rsid w:val="00B64F4F"/>
    <w:rsid w:val="00B66BA0"/>
    <w:rsid w:val="00B7064A"/>
    <w:rsid w:val="00B7143D"/>
    <w:rsid w:val="00B718F6"/>
    <w:rsid w:val="00B721DA"/>
    <w:rsid w:val="00B72A15"/>
    <w:rsid w:val="00B73350"/>
    <w:rsid w:val="00B74561"/>
    <w:rsid w:val="00B74813"/>
    <w:rsid w:val="00B7552E"/>
    <w:rsid w:val="00B759BC"/>
    <w:rsid w:val="00B76B88"/>
    <w:rsid w:val="00B779E4"/>
    <w:rsid w:val="00B77A25"/>
    <w:rsid w:val="00B800C3"/>
    <w:rsid w:val="00B80180"/>
    <w:rsid w:val="00B828BD"/>
    <w:rsid w:val="00B83735"/>
    <w:rsid w:val="00B84E0A"/>
    <w:rsid w:val="00B8528F"/>
    <w:rsid w:val="00B85332"/>
    <w:rsid w:val="00B85BFF"/>
    <w:rsid w:val="00B865D8"/>
    <w:rsid w:val="00B86A4C"/>
    <w:rsid w:val="00B87133"/>
    <w:rsid w:val="00B875E2"/>
    <w:rsid w:val="00B90407"/>
    <w:rsid w:val="00B904E1"/>
    <w:rsid w:val="00B91192"/>
    <w:rsid w:val="00B91301"/>
    <w:rsid w:val="00B92748"/>
    <w:rsid w:val="00B956AD"/>
    <w:rsid w:val="00B9673D"/>
    <w:rsid w:val="00B97969"/>
    <w:rsid w:val="00BA11DA"/>
    <w:rsid w:val="00BA24B9"/>
    <w:rsid w:val="00BA24E4"/>
    <w:rsid w:val="00BA3697"/>
    <w:rsid w:val="00BA43B2"/>
    <w:rsid w:val="00BA4869"/>
    <w:rsid w:val="00BA4F48"/>
    <w:rsid w:val="00BA508D"/>
    <w:rsid w:val="00BA52FC"/>
    <w:rsid w:val="00BA5AFC"/>
    <w:rsid w:val="00BA6670"/>
    <w:rsid w:val="00BA6D2B"/>
    <w:rsid w:val="00BA7D72"/>
    <w:rsid w:val="00BB3974"/>
    <w:rsid w:val="00BB3CF6"/>
    <w:rsid w:val="00BB4515"/>
    <w:rsid w:val="00BB5166"/>
    <w:rsid w:val="00BB5E64"/>
    <w:rsid w:val="00BB68EA"/>
    <w:rsid w:val="00BB6E4A"/>
    <w:rsid w:val="00BB7408"/>
    <w:rsid w:val="00BC0C05"/>
    <w:rsid w:val="00BC0DD3"/>
    <w:rsid w:val="00BC1C99"/>
    <w:rsid w:val="00BC4F67"/>
    <w:rsid w:val="00BC5BB9"/>
    <w:rsid w:val="00BC60C1"/>
    <w:rsid w:val="00BC6336"/>
    <w:rsid w:val="00BC653D"/>
    <w:rsid w:val="00BC67F6"/>
    <w:rsid w:val="00BC7913"/>
    <w:rsid w:val="00BD00E5"/>
    <w:rsid w:val="00BD06DA"/>
    <w:rsid w:val="00BD18DD"/>
    <w:rsid w:val="00BD1E56"/>
    <w:rsid w:val="00BD2474"/>
    <w:rsid w:val="00BD48E4"/>
    <w:rsid w:val="00BD48E6"/>
    <w:rsid w:val="00BD4F57"/>
    <w:rsid w:val="00BD503F"/>
    <w:rsid w:val="00BD63B6"/>
    <w:rsid w:val="00BD6BB3"/>
    <w:rsid w:val="00BE07A2"/>
    <w:rsid w:val="00BE18DE"/>
    <w:rsid w:val="00BE2E56"/>
    <w:rsid w:val="00BE30F7"/>
    <w:rsid w:val="00BE3544"/>
    <w:rsid w:val="00BE4C89"/>
    <w:rsid w:val="00BE5931"/>
    <w:rsid w:val="00BE6004"/>
    <w:rsid w:val="00BE6BC2"/>
    <w:rsid w:val="00BE6EA2"/>
    <w:rsid w:val="00BE7394"/>
    <w:rsid w:val="00BE7DCA"/>
    <w:rsid w:val="00BE7DD1"/>
    <w:rsid w:val="00BF0644"/>
    <w:rsid w:val="00BF0794"/>
    <w:rsid w:val="00BF1A31"/>
    <w:rsid w:val="00BF1EFD"/>
    <w:rsid w:val="00BF2218"/>
    <w:rsid w:val="00BF2681"/>
    <w:rsid w:val="00BF4037"/>
    <w:rsid w:val="00BF4494"/>
    <w:rsid w:val="00BF6AA4"/>
    <w:rsid w:val="00BF74BF"/>
    <w:rsid w:val="00BF7EC3"/>
    <w:rsid w:val="00C00766"/>
    <w:rsid w:val="00C0093D"/>
    <w:rsid w:val="00C00AE2"/>
    <w:rsid w:val="00C0117B"/>
    <w:rsid w:val="00C03A6F"/>
    <w:rsid w:val="00C051F9"/>
    <w:rsid w:val="00C056A1"/>
    <w:rsid w:val="00C0640C"/>
    <w:rsid w:val="00C065C5"/>
    <w:rsid w:val="00C073A5"/>
    <w:rsid w:val="00C1035A"/>
    <w:rsid w:val="00C105DC"/>
    <w:rsid w:val="00C11202"/>
    <w:rsid w:val="00C12507"/>
    <w:rsid w:val="00C12624"/>
    <w:rsid w:val="00C12D8B"/>
    <w:rsid w:val="00C1426D"/>
    <w:rsid w:val="00C14299"/>
    <w:rsid w:val="00C14B49"/>
    <w:rsid w:val="00C151BC"/>
    <w:rsid w:val="00C1544C"/>
    <w:rsid w:val="00C15A99"/>
    <w:rsid w:val="00C15DF6"/>
    <w:rsid w:val="00C17CBF"/>
    <w:rsid w:val="00C20BF5"/>
    <w:rsid w:val="00C21EA4"/>
    <w:rsid w:val="00C21F3A"/>
    <w:rsid w:val="00C2213C"/>
    <w:rsid w:val="00C2379F"/>
    <w:rsid w:val="00C23DF7"/>
    <w:rsid w:val="00C264B3"/>
    <w:rsid w:val="00C272B6"/>
    <w:rsid w:val="00C30173"/>
    <w:rsid w:val="00C343B9"/>
    <w:rsid w:val="00C3539E"/>
    <w:rsid w:val="00C36A23"/>
    <w:rsid w:val="00C36FC9"/>
    <w:rsid w:val="00C40197"/>
    <w:rsid w:val="00C410FD"/>
    <w:rsid w:val="00C41226"/>
    <w:rsid w:val="00C41DDA"/>
    <w:rsid w:val="00C41EE6"/>
    <w:rsid w:val="00C42089"/>
    <w:rsid w:val="00C42BC7"/>
    <w:rsid w:val="00C43CDD"/>
    <w:rsid w:val="00C43E67"/>
    <w:rsid w:val="00C4468E"/>
    <w:rsid w:val="00C44CE6"/>
    <w:rsid w:val="00C45B8F"/>
    <w:rsid w:val="00C46E19"/>
    <w:rsid w:val="00C47396"/>
    <w:rsid w:val="00C52DA0"/>
    <w:rsid w:val="00C53A87"/>
    <w:rsid w:val="00C540BA"/>
    <w:rsid w:val="00C57DBF"/>
    <w:rsid w:val="00C57E11"/>
    <w:rsid w:val="00C6119C"/>
    <w:rsid w:val="00C62589"/>
    <w:rsid w:val="00C627CF"/>
    <w:rsid w:val="00C63CBF"/>
    <w:rsid w:val="00C65AEF"/>
    <w:rsid w:val="00C668DF"/>
    <w:rsid w:val="00C66CC8"/>
    <w:rsid w:val="00C672EB"/>
    <w:rsid w:val="00C70885"/>
    <w:rsid w:val="00C7097E"/>
    <w:rsid w:val="00C715B8"/>
    <w:rsid w:val="00C723A6"/>
    <w:rsid w:val="00C725E4"/>
    <w:rsid w:val="00C72660"/>
    <w:rsid w:val="00C72737"/>
    <w:rsid w:val="00C72D7A"/>
    <w:rsid w:val="00C72F1C"/>
    <w:rsid w:val="00C73084"/>
    <w:rsid w:val="00C7424A"/>
    <w:rsid w:val="00C7510B"/>
    <w:rsid w:val="00C77684"/>
    <w:rsid w:val="00C804E5"/>
    <w:rsid w:val="00C8128C"/>
    <w:rsid w:val="00C83B84"/>
    <w:rsid w:val="00C83DFA"/>
    <w:rsid w:val="00C8430A"/>
    <w:rsid w:val="00C84E8A"/>
    <w:rsid w:val="00C8543C"/>
    <w:rsid w:val="00C85CB6"/>
    <w:rsid w:val="00C861C4"/>
    <w:rsid w:val="00C8719F"/>
    <w:rsid w:val="00C87E19"/>
    <w:rsid w:val="00C87FA6"/>
    <w:rsid w:val="00C906F6"/>
    <w:rsid w:val="00C91E40"/>
    <w:rsid w:val="00C924D8"/>
    <w:rsid w:val="00C9329E"/>
    <w:rsid w:val="00C9394E"/>
    <w:rsid w:val="00C94EBA"/>
    <w:rsid w:val="00CA0209"/>
    <w:rsid w:val="00CA1689"/>
    <w:rsid w:val="00CA1ABA"/>
    <w:rsid w:val="00CA3A75"/>
    <w:rsid w:val="00CA4543"/>
    <w:rsid w:val="00CA5DC7"/>
    <w:rsid w:val="00CA5EDD"/>
    <w:rsid w:val="00CA607A"/>
    <w:rsid w:val="00CA63D0"/>
    <w:rsid w:val="00CA6800"/>
    <w:rsid w:val="00CA6904"/>
    <w:rsid w:val="00CA6C88"/>
    <w:rsid w:val="00CA7656"/>
    <w:rsid w:val="00CB1607"/>
    <w:rsid w:val="00CB287C"/>
    <w:rsid w:val="00CB406E"/>
    <w:rsid w:val="00CB44F1"/>
    <w:rsid w:val="00CB4878"/>
    <w:rsid w:val="00CB4E46"/>
    <w:rsid w:val="00CB5AA0"/>
    <w:rsid w:val="00CB6248"/>
    <w:rsid w:val="00CB6DA4"/>
    <w:rsid w:val="00CB7739"/>
    <w:rsid w:val="00CC02B7"/>
    <w:rsid w:val="00CC074A"/>
    <w:rsid w:val="00CC137B"/>
    <w:rsid w:val="00CC203E"/>
    <w:rsid w:val="00CC25CD"/>
    <w:rsid w:val="00CC29F7"/>
    <w:rsid w:val="00CC3142"/>
    <w:rsid w:val="00CC3E44"/>
    <w:rsid w:val="00CC4589"/>
    <w:rsid w:val="00CC5079"/>
    <w:rsid w:val="00CC5EA1"/>
    <w:rsid w:val="00CC68F5"/>
    <w:rsid w:val="00CC7244"/>
    <w:rsid w:val="00CC7D92"/>
    <w:rsid w:val="00CD16EF"/>
    <w:rsid w:val="00CD2646"/>
    <w:rsid w:val="00CD2F57"/>
    <w:rsid w:val="00CD36D2"/>
    <w:rsid w:val="00CD3E4F"/>
    <w:rsid w:val="00CD4AC7"/>
    <w:rsid w:val="00CD6B62"/>
    <w:rsid w:val="00CD79DB"/>
    <w:rsid w:val="00CD7B48"/>
    <w:rsid w:val="00CD7DF9"/>
    <w:rsid w:val="00CE06E1"/>
    <w:rsid w:val="00CE1A1C"/>
    <w:rsid w:val="00CE1D3B"/>
    <w:rsid w:val="00CE1E25"/>
    <w:rsid w:val="00CE362E"/>
    <w:rsid w:val="00CE44B7"/>
    <w:rsid w:val="00CE4E04"/>
    <w:rsid w:val="00CE4EBF"/>
    <w:rsid w:val="00CE58FF"/>
    <w:rsid w:val="00CE5930"/>
    <w:rsid w:val="00CE6BC0"/>
    <w:rsid w:val="00CE7411"/>
    <w:rsid w:val="00CE768E"/>
    <w:rsid w:val="00CE76D4"/>
    <w:rsid w:val="00CE7AC6"/>
    <w:rsid w:val="00CF06C4"/>
    <w:rsid w:val="00CF08B8"/>
    <w:rsid w:val="00CF0AEA"/>
    <w:rsid w:val="00CF0B15"/>
    <w:rsid w:val="00CF2AD9"/>
    <w:rsid w:val="00CF433E"/>
    <w:rsid w:val="00CF531C"/>
    <w:rsid w:val="00CF55E8"/>
    <w:rsid w:val="00CF5A33"/>
    <w:rsid w:val="00CF5ED5"/>
    <w:rsid w:val="00CF65AD"/>
    <w:rsid w:val="00CF725A"/>
    <w:rsid w:val="00CF7324"/>
    <w:rsid w:val="00CF7B59"/>
    <w:rsid w:val="00D01018"/>
    <w:rsid w:val="00D012AD"/>
    <w:rsid w:val="00D0148B"/>
    <w:rsid w:val="00D01DB3"/>
    <w:rsid w:val="00D02659"/>
    <w:rsid w:val="00D03E0E"/>
    <w:rsid w:val="00D04967"/>
    <w:rsid w:val="00D067CB"/>
    <w:rsid w:val="00D06DB4"/>
    <w:rsid w:val="00D07A37"/>
    <w:rsid w:val="00D07A51"/>
    <w:rsid w:val="00D10199"/>
    <w:rsid w:val="00D103E2"/>
    <w:rsid w:val="00D11442"/>
    <w:rsid w:val="00D11903"/>
    <w:rsid w:val="00D1239C"/>
    <w:rsid w:val="00D12BAE"/>
    <w:rsid w:val="00D13483"/>
    <w:rsid w:val="00D157C5"/>
    <w:rsid w:val="00D163EF"/>
    <w:rsid w:val="00D16C30"/>
    <w:rsid w:val="00D17924"/>
    <w:rsid w:val="00D201A1"/>
    <w:rsid w:val="00D202C8"/>
    <w:rsid w:val="00D20A57"/>
    <w:rsid w:val="00D215E2"/>
    <w:rsid w:val="00D21F9A"/>
    <w:rsid w:val="00D22FD2"/>
    <w:rsid w:val="00D23126"/>
    <w:rsid w:val="00D23170"/>
    <w:rsid w:val="00D23AB0"/>
    <w:rsid w:val="00D25A99"/>
    <w:rsid w:val="00D25CD5"/>
    <w:rsid w:val="00D25F72"/>
    <w:rsid w:val="00D267E1"/>
    <w:rsid w:val="00D27275"/>
    <w:rsid w:val="00D279F1"/>
    <w:rsid w:val="00D27ACF"/>
    <w:rsid w:val="00D30107"/>
    <w:rsid w:val="00D3087F"/>
    <w:rsid w:val="00D30C04"/>
    <w:rsid w:val="00D30D7A"/>
    <w:rsid w:val="00D310F4"/>
    <w:rsid w:val="00D312F1"/>
    <w:rsid w:val="00D31676"/>
    <w:rsid w:val="00D321EA"/>
    <w:rsid w:val="00D331A7"/>
    <w:rsid w:val="00D340DF"/>
    <w:rsid w:val="00D34C55"/>
    <w:rsid w:val="00D34CB2"/>
    <w:rsid w:val="00D3550A"/>
    <w:rsid w:val="00D3574C"/>
    <w:rsid w:val="00D35D35"/>
    <w:rsid w:val="00D35E7B"/>
    <w:rsid w:val="00D376E3"/>
    <w:rsid w:val="00D37C10"/>
    <w:rsid w:val="00D40C35"/>
    <w:rsid w:val="00D41455"/>
    <w:rsid w:val="00D415E3"/>
    <w:rsid w:val="00D418EA"/>
    <w:rsid w:val="00D41A45"/>
    <w:rsid w:val="00D42B26"/>
    <w:rsid w:val="00D42C5A"/>
    <w:rsid w:val="00D435FC"/>
    <w:rsid w:val="00D44704"/>
    <w:rsid w:val="00D449E1"/>
    <w:rsid w:val="00D44BDD"/>
    <w:rsid w:val="00D44D76"/>
    <w:rsid w:val="00D44F2D"/>
    <w:rsid w:val="00D4588E"/>
    <w:rsid w:val="00D477F1"/>
    <w:rsid w:val="00D50508"/>
    <w:rsid w:val="00D50864"/>
    <w:rsid w:val="00D5107D"/>
    <w:rsid w:val="00D513EC"/>
    <w:rsid w:val="00D51508"/>
    <w:rsid w:val="00D5159E"/>
    <w:rsid w:val="00D51E4F"/>
    <w:rsid w:val="00D525AD"/>
    <w:rsid w:val="00D529E3"/>
    <w:rsid w:val="00D531BB"/>
    <w:rsid w:val="00D53339"/>
    <w:rsid w:val="00D53FB6"/>
    <w:rsid w:val="00D55DA2"/>
    <w:rsid w:val="00D56770"/>
    <w:rsid w:val="00D57081"/>
    <w:rsid w:val="00D60313"/>
    <w:rsid w:val="00D616C3"/>
    <w:rsid w:val="00D62618"/>
    <w:rsid w:val="00D62704"/>
    <w:rsid w:val="00D62A10"/>
    <w:rsid w:val="00D7085D"/>
    <w:rsid w:val="00D70C6D"/>
    <w:rsid w:val="00D71003"/>
    <w:rsid w:val="00D725C4"/>
    <w:rsid w:val="00D7359F"/>
    <w:rsid w:val="00D73AD1"/>
    <w:rsid w:val="00D74697"/>
    <w:rsid w:val="00D75CC4"/>
    <w:rsid w:val="00D75D95"/>
    <w:rsid w:val="00D777A9"/>
    <w:rsid w:val="00D8088B"/>
    <w:rsid w:val="00D80B4F"/>
    <w:rsid w:val="00D811B3"/>
    <w:rsid w:val="00D813E5"/>
    <w:rsid w:val="00D81652"/>
    <w:rsid w:val="00D81F1F"/>
    <w:rsid w:val="00D8208D"/>
    <w:rsid w:val="00D82830"/>
    <w:rsid w:val="00D84D46"/>
    <w:rsid w:val="00D85B26"/>
    <w:rsid w:val="00D85C83"/>
    <w:rsid w:val="00D8791E"/>
    <w:rsid w:val="00D9040C"/>
    <w:rsid w:val="00D90EA5"/>
    <w:rsid w:val="00D911A9"/>
    <w:rsid w:val="00D91B87"/>
    <w:rsid w:val="00D925D5"/>
    <w:rsid w:val="00D92949"/>
    <w:rsid w:val="00D92CCC"/>
    <w:rsid w:val="00D93AAA"/>
    <w:rsid w:val="00D93D38"/>
    <w:rsid w:val="00D93EA9"/>
    <w:rsid w:val="00D95053"/>
    <w:rsid w:val="00D96830"/>
    <w:rsid w:val="00DA01FC"/>
    <w:rsid w:val="00DA02F4"/>
    <w:rsid w:val="00DA090E"/>
    <w:rsid w:val="00DA0941"/>
    <w:rsid w:val="00DA1570"/>
    <w:rsid w:val="00DA254A"/>
    <w:rsid w:val="00DA3FA6"/>
    <w:rsid w:val="00DA56F8"/>
    <w:rsid w:val="00DA5796"/>
    <w:rsid w:val="00DA69A0"/>
    <w:rsid w:val="00DB052F"/>
    <w:rsid w:val="00DB216B"/>
    <w:rsid w:val="00DB21D4"/>
    <w:rsid w:val="00DB2B9D"/>
    <w:rsid w:val="00DB2F02"/>
    <w:rsid w:val="00DB3BDC"/>
    <w:rsid w:val="00DB3D8B"/>
    <w:rsid w:val="00DB3EDF"/>
    <w:rsid w:val="00DB40A8"/>
    <w:rsid w:val="00DB4992"/>
    <w:rsid w:val="00DB4D44"/>
    <w:rsid w:val="00DB5003"/>
    <w:rsid w:val="00DB5754"/>
    <w:rsid w:val="00DB5E9B"/>
    <w:rsid w:val="00DB6989"/>
    <w:rsid w:val="00DB7B78"/>
    <w:rsid w:val="00DB7E86"/>
    <w:rsid w:val="00DC058A"/>
    <w:rsid w:val="00DC07B3"/>
    <w:rsid w:val="00DC1D39"/>
    <w:rsid w:val="00DC23EB"/>
    <w:rsid w:val="00DC32FB"/>
    <w:rsid w:val="00DC359D"/>
    <w:rsid w:val="00DC4058"/>
    <w:rsid w:val="00DC6431"/>
    <w:rsid w:val="00DC65D0"/>
    <w:rsid w:val="00DC694A"/>
    <w:rsid w:val="00DC6989"/>
    <w:rsid w:val="00DC6BF3"/>
    <w:rsid w:val="00DC765D"/>
    <w:rsid w:val="00DC782C"/>
    <w:rsid w:val="00DD048C"/>
    <w:rsid w:val="00DD2780"/>
    <w:rsid w:val="00DD3D68"/>
    <w:rsid w:val="00DD41DC"/>
    <w:rsid w:val="00DD5629"/>
    <w:rsid w:val="00DD6519"/>
    <w:rsid w:val="00DD6847"/>
    <w:rsid w:val="00DD6C08"/>
    <w:rsid w:val="00DD7F78"/>
    <w:rsid w:val="00DE0BDC"/>
    <w:rsid w:val="00DE1887"/>
    <w:rsid w:val="00DE19AE"/>
    <w:rsid w:val="00DE28D2"/>
    <w:rsid w:val="00DE4125"/>
    <w:rsid w:val="00DE4647"/>
    <w:rsid w:val="00DE698C"/>
    <w:rsid w:val="00DE6A61"/>
    <w:rsid w:val="00DE720D"/>
    <w:rsid w:val="00DE7592"/>
    <w:rsid w:val="00DE76D8"/>
    <w:rsid w:val="00DF0E4B"/>
    <w:rsid w:val="00DF20C1"/>
    <w:rsid w:val="00DF2758"/>
    <w:rsid w:val="00DF2829"/>
    <w:rsid w:val="00DF3D73"/>
    <w:rsid w:val="00DF5D11"/>
    <w:rsid w:val="00DF5E38"/>
    <w:rsid w:val="00DF63E4"/>
    <w:rsid w:val="00DF7ACA"/>
    <w:rsid w:val="00E004CA"/>
    <w:rsid w:val="00E00736"/>
    <w:rsid w:val="00E01086"/>
    <w:rsid w:val="00E010D3"/>
    <w:rsid w:val="00E013C9"/>
    <w:rsid w:val="00E0142D"/>
    <w:rsid w:val="00E01D31"/>
    <w:rsid w:val="00E02593"/>
    <w:rsid w:val="00E029D8"/>
    <w:rsid w:val="00E03019"/>
    <w:rsid w:val="00E04073"/>
    <w:rsid w:val="00E04237"/>
    <w:rsid w:val="00E04447"/>
    <w:rsid w:val="00E04971"/>
    <w:rsid w:val="00E06668"/>
    <w:rsid w:val="00E07C26"/>
    <w:rsid w:val="00E110FB"/>
    <w:rsid w:val="00E11828"/>
    <w:rsid w:val="00E1383C"/>
    <w:rsid w:val="00E154AC"/>
    <w:rsid w:val="00E15A4B"/>
    <w:rsid w:val="00E16B69"/>
    <w:rsid w:val="00E17124"/>
    <w:rsid w:val="00E17224"/>
    <w:rsid w:val="00E1752A"/>
    <w:rsid w:val="00E22E4A"/>
    <w:rsid w:val="00E235EF"/>
    <w:rsid w:val="00E23FCE"/>
    <w:rsid w:val="00E24196"/>
    <w:rsid w:val="00E25AD6"/>
    <w:rsid w:val="00E25B67"/>
    <w:rsid w:val="00E2621A"/>
    <w:rsid w:val="00E26815"/>
    <w:rsid w:val="00E278D0"/>
    <w:rsid w:val="00E27C96"/>
    <w:rsid w:val="00E3039F"/>
    <w:rsid w:val="00E30D33"/>
    <w:rsid w:val="00E31FDF"/>
    <w:rsid w:val="00E32404"/>
    <w:rsid w:val="00E3284E"/>
    <w:rsid w:val="00E32A60"/>
    <w:rsid w:val="00E32F1C"/>
    <w:rsid w:val="00E33BEB"/>
    <w:rsid w:val="00E35A41"/>
    <w:rsid w:val="00E361A0"/>
    <w:rsid w:val="00E369EC"/>
    <w:rsid w:val="00E37161"/>
    <w:rsid w:val="00E37918"/>
    <w:rsid w:val="00E37D21"/>
    <w:rsid w:val="00E412C1"/>
    <w:rsid w:val="00E4157C"/>
    <w:rsid w:val="00E42836"/>
    <w:rsid w:val="00E42B07"/>
    <w:rsid w:val="00E43C09"/>
    <w:rsid w:val="00E43F06"/>
    <w:rsid w:val="00E442EE"/>
    <w:rsid w:val="00E44348"/>
    <w:rsid w:val="00E454C9"/>
    <w:rsid w:val="00E45CF4"/>
    <w:rsid w:val="00E4608B"/>
    <w:rsid w:val="00E4663C"/>
    <w:rsid w:val="00E50E4A"/>
    <w:rsid w:val="00E510DA"/>
    <w:rsid w:val="00E5112B"/>
    <w:rsid w:val="00E528E9"/>
    <w:rsid w:val="00E5468B"/>
    <w:rsid w:val="00E5573B"/>
    <w:rsid w:val="00E55B75"/>
    <w:rsid w:val="00E55D4E"/>
    <w:rsid w:val="00E5608F"/>
    <w:rsid w:val="00E57379"/>
    <w:rsid w:val="00E57900"/>
    <w:rsid w:val="00E5793D"/>
    <w:rsid w:val="00E57E1F"/>
    <w:rsid w:val="00E618CA"/>
    <w:rsid w:val="00E62755"/>
    <w:rsid w:val="00E630E4"/>
    <w:rsid w:val="00E631A1"/>
    <w:rsid w:val="00E63394"/>
    <w:rsid w:val="00E64A04"/>
    <w:rsid w:val="00E64E38"/>
    <w:rsid w:val="00E65256"/>
    <w:rsid w:val="00E66D4A"/>
    <w:rsid w:val="00E67156"/>
    <w:rsid w:val="00E6723C"/>
    <w:rsid w:val="00E70B0A"/>
    <w:rsid w:val="00E71259"/>
    <w:rsid w:val="00E724E0"/>
    <w:rsid w:val="00E72EC8"/>
    <w:rsid w:val="00E730AF"/>
    <w:rsid w:val="00E745DD"/>
    <w:rsid w:val="00E74656"/>
    <w:rsid w:val="00E751BE"/>
    <w:rsid w:val="00E752C2"/>
    <w:rsid w:val="00E75A1C"/>
    <w:rsid w:val="00E76413"/>
    <w:rsid w:val="00E7665E"/>
    <w:rsid w:val="00E77077"/>
    <w:rsid w:val="00E77914"/>
    <w:rsid w:val="00E77C72"/>
    <w:rsid w:val="00E77D11"/>
    <w:rsid w:val="00E80694"/>
    <w:rsid w:val="00E81300"/>
    <w:rsid w:val="00E8152E"/>
    <w:rsid w:val="00E81FC9"/>
    <w:rsid w:val="00E824E6"/>
    <w:rsid w:val="00E82C3A"/>
    <w:rsid w:val="00E83444"/>
    <w:rsid w:val="00E837C7"/>
    <w:rsid w:val="00E83CB1"/>
    <w:rsid w:val="00E8523C"/>
    <w:rsid w:val="00E85F2A"/>
    <w:rsid w:val="00E8665A"/>
    <w:rsid w:val="00E86D98"/>
    <w:rsid w:val="00E86F78"/>
    <w:rsid w:val="00E87CC5"/>
    <w:rsid w:val="00E90E2F"/>
    <w:rsid w:val="00E91133"/>
    <w:rsid w:val="00E91E23"/>
    <w:rsid w:val="00E923B3"/>
    <w:rsid w:val="00E92BC9"/>
    <w:rsid w:val="00E9339A"/>
    <w:rsid w:val="00E93E07"/>
    <w:rsid w:val="00E94305"/>
    <w:rsid w:val="00E95B1E"/>
    <w:rsid w:val="00E9618E"/>
    <w:rsid w:val="00E966BA"/>
    <w:rsid w:val="00E96FFC"/>
    <w:rsid w:val="00E97307"/>
    <w:rsid w:val="00E97846"/>
    <w:rsid w:val="00E978FF"/>
    <w:rsid w:val="00EA0EA4"/>
    <w:rsid w:val="00EA1DE2"/>
    <w:rsid w:val="00EA4220"/>
    <w:rsid w:val="00EA64D5"/>
    <w:rsid w:val="00EA7B66"/>
    <w:rsid w:val="00EB00AC"/>
    <w:rsid w:val="00EB0CA7"/>
    <w:rsid w:val="00EB104F"/>
    <w:rsid w:val="00EB1172"/>
    <w:rsid w:val="00EB2186"/>
    <w:rsid w:val="00EB3587"/>
    <w:rsid w:val="00EB36B9"/>
    <w:rsid w:val="00EB4BA1"/>
    <w:rsid w:val="00EB6006"/>
    <w:rsid w:val="00EB6124"/>
    <w:rsid w:val="00EB71B6"/>
    <w:rsid w:val="00EB72A5"/>
    <w:rsid w:val="00EB7782"/>
    <w:rsid w:val="00EB7D66"/>
    <w:rsid w:val="00EC0BF7"/>
    <w:rsid w:val="00EC10C9"/>
    <w:rsid w:val="00EC1294"/>
    <w:rsid w:val="00EC1846"/>
    <w:rsid w:val="00EC1B22"/>
    <w:rsid w:val="00EC2EF9"/>
    <w:rsid w:val="00EC4EA2"/>
    <w:rsid w:val="00EC71B0"/>
    <w:rsid w:val="00EC76A7"/>
    <w:rsid w:val="00EC7E6F"/>
    <w:rsid w:val="00ED0A39"/>
    <w:rsid w:val="00ED0C9E"/>
    <w:rsid w:val="00ED0F92"/>
    <w:rsid w:val="00ED18F2"/>
    <w:rsid w:val="00ED26C4"/>
    <w:rsid w:val="00ED2921"/>
    <w:rsid w:val="00ED2B94"/>
    <w:rsid w:val="00ED3212"/>
    <w:rsid w:val="00ED5B2B"/>
    <w:rsid w:val="00ED67D9"/>
    <w:rsid w:val="00EE3340"/>
    <w:rsid w:val="00EE39FB"/>
    <w:rsid w:val="00EE4927"/>
    <w:rsid w:val="00EE49D7"/>
    <w:rsid w:val="00EE5B2C"/>
    <w:rsid w:val="00EE5D12"/>
    <w:rsid w:val="00EE6316"/>
    <w:rsid w:val="00EE697B"/>
    <w:rsid w:val="00EE700C"/>
    <w:rsid w:val="00EE7E23"/>
    <w:rsid w:val="00EF00E5"/>
    <w:rsid w:val="00EF0780"/>
    <w:rsid w:val="00EF08C7"/>
    <w:rsid w:val="00EF0DE5"/>
    <w:rsid w:val="00EF2328"/>
    <w:rsid w:val="00EF238D"/>
    <w:rsid w:val="00EF2D17"/>
    <w:rsid w:val="00EF3580"/>
    <w:rsid w:val="00EF3DD5"/>
    <w:rsid w:val="00EF5120"/>
    <w:rsid w:val="00EF5599"/>
    <w:rsid w:val="00EF709C"/>
    <w:rsid w:val="00EF7970"/>
    <w:rsid w:val="00F02508"/>
    <w:rsid w:val="00F034EE"/>
    <w:rsid w:val="00F0386F"/>
    <w:rsid w:val="00F03A3D"/>
    <w:rsid w:val="00F03F2A"/>
    <w:rsid w:val="00F0404D"/>
    <w:rsid w:val="00F04671"/>
    <w:rsid w:val="00F04E4C"/>
    <w:rsid w:val="00F05567"/>
    <w:rsid w:val="00F06269"/>
    <w:rsid w:val="00F07778"/>
    <w:rsid w:val="00F0787A"/>
    <w:rsid w:val="00F117FC"/>
    <w:rsid w:val="00F11AAA"/>
    <w:rsid w:val="00F12B79"/>
    <w:rsid w:val="00F14013"/>
    <w:rsid w:val="00F16452"/>
    <w:rsid w:val="00F16B86"/>
    <w:rsid w:val="00F17048"/>
    <w:rsid w:val="00F17C93"/>
    <w:rsid w:val="00F20F2A"/>
    <w:rsid w:val="00F21429"/>
    <w:rsid w:val="00F23E76"/>
    <w:rsid w:val="00F23EC7"/>
    <w:rsid w:val="00F25027"/>
    <w:rsid w:val="00F25573"/>
    <w:rsid w:val="00F26400"/>
    <w:rsid w:val="00F264CB"/>
    <w:rsid w:val="00F2653A"/>
    <w:rsid w:val="00F26E34"/>
    <w:rsid w:val="00F26FAD"/>
    <w:rsid w:val="00F27DB1"/>
    <w:rsid w:val="00F3210C"/>
    <w:rsid w:val="00F323FF"/>
    <w:rsid w:val="00F332E0"/>
    <w:rsid w:val="00F33916"/>
    <w:rsid w:val="00F33B03"/>
    <w:rsid w:val="00F33BEA"/>
    <w:rsid w:val="00F34193"/>
    <w:rsid w:val="00F343C3"/>
    <w:rsid w:val="00F34FF1"/>
    <w:rsid w:val="00F35532"/>
    <w:rsid w:val="00F35E9C"/>
    <w:rsid w:val="00F36A90"/>
    <w:rsid w:val="00F36D3A"/>
    <w:rsid w:val="00F404B9"/>
    <w:rsid w:val="00F407E7"/>
    <w:rsid w:val="00F41178"/>
    <w:rsid w:val="00F41A5B"/>
    <w:rsid w:val="00F42812"/>
    <w:rsid w:val="00F431AE"/>
    <w:rsid w:val="00F4355A"/>
    <w:rsid w:val="00F445DC"/>
    <w:rsid w:val="00F446DF"/>
    <w:rsid w:val="00F44924"/>
    <w:rsid w:val="00F456C1"/>
    <w:rsid w:val="00F45FD8"/>
    <w:rsid w:val="00F4771C"/>
    <w:rsid w:val="00F50C71"/>
    <w:rsid w:val="00F51F3E"/>
    <w:rsid w:val="00F52B90"/>
    <w:rsid w:val="00F553D5"/>
    <w:rsid w:val="00F5615F"/>
    <w:rsid w:val="00F57346"/>
    <w:rsid w:val="00F57717"/>
    <w:rsid w:val="00F57C4B"/>
    <w:rsid w:val="00F60895"/>
    <w:rsid w:val="00F60B73"/>
    <w:rsid w:val="00F60E37"/>
    <w:rsid w:val="00F61388"/>
    <w:rsid w:val="00F62041"/>
    <w:rsid w:val="00F62865"/>
    <w:rsid w:val="00F62E12"/>
    <w:rsid w:val="00F62F3A"/>
    <w:rsid w:val="00F63424"/>
    <w:rsid w:val="00F64965"/>
    <w:rsid w:val="00F65DCB"/>
    <w:rsid w:val="00F65EE6"/>
    <w:rsid w:val="00F6653D"/>
    <w:rsid w:val="00F67400"/>
    <w:rsid w:val="00F67E25"/>
    <w:rsid w:val="00F702D6"/>
    <w:rsid w:val="00F705EC"/>
    <w:rsid w:val="00F70D16"/>
    <w:rsid w:val="00F71369"/>
    <w:rsid w:val="00F72A74"/>
    <w:rsid w:val="00F74CE1"/>
    <w:rsid w:val="00F74E5B"/>
    <w:rsid w:val="00F755C0"/>
    <w:rsid w:val="00F76477"/>
    <w:rsid w:val="00F76C72"/>
    <w:rsid w:val="00F76C7D"/>
    <w:rsid w:val="00F76E47"/>
    <w:rsid w:val="00F76FB9"/>
    <w:rsid w:val="00F801FB"/>
    <w:rsid w:val="00F802A1"/>
    <w:rsid w:val="00F81DD2"/>
    <w:rsid w:val="00F81FF9"/>
    <w:rsid w:val="00F82F42"/>
    <w:rsid w:val="00F83D95"/>
    <w:rsid w:val="00F8467C"/>
    <w:rsid w:val="00F852AB"/>
    <w:rsid w:val="00F857CF"/>
    <w:rsid w:val="00F8654D"/>
    <w:rsid w:val="00F869F7"/>
    <w:rsid w:val="00F876E9"/>
    <w:rsid w:val="00F87CD9"/>
    <w:rsid w:val="00F87DED"/>
    <w:rsid w:val="00F87F30"/>
    <w:rsid w:val="00F90304"/>
    <w:rsid w:val="00F92FF9"/>
    <w:rsid w:val="00F94442"/>
    <w:rsid w:val="00F9458E"/>
    <w:rsid w:val="00F94D7B"/>
    <w:rsid w:val="00F94F23"/>
    <w:rsid w:val="00F95E53"/>
    <w:rsid w:val="00F961B3"/>
    <w:rsid w:val="00F96809"/>
    <w:rsid w:val="00F96EB4"/>
    <w:rsid w:val="00F976E4"/>
    <w:rsid w:val="00FA0C0D"/>
    <w:rsid w:val="00FA1953"/>
    <w:rsid w:val="00FA2E1F"/>
    <w:rsid w:val="00FA4F93"/>
    <w:rsid w:val="00FA5324"/>
    <w:rsid w:val="00FA56C2"/>
    <w:rsid w:val="00FA599D"/>
    <w:rsid w:val="00FA6B86"/>
    <w:rsid w:val="00FA7176"/>
    <w:rsid w:val="00FB0B3E"/>
    <w:rsid w:val="00FB0EA3"/>
    <w:rsid w:val="00FB35F4"/>
    <w:rsid w:val="00FB3D3C"/>
    <w:rsid w:val="00FB40AF"/>
    <w:rsid w:val="00FB4655"/>
    <w:rsid w:val="00FB48DA"/>
    <w:rsid w:val="00FB4C9C"/>
    <w:rsid w:val="00FB6F26"/>
    <w:rsid w:val="00FB76C5"/>
    <w:rsid w:val="00FC1DD1"/>
    <w:rsid w:val="00FC57C4"/>
    <w:rsid w:val="00FC590F"/>
    <w:rsid w:val="00FC650C"/>
    <w:rsid w:val="00FC68D1"/>
    <w:rsid w:val="00FC6C72"/>
    <w:rsid w:val="00FC6CBB"/>
    <w:rsid w:val="00FC6FED"/>
    <w:rsid w:val="00FC7E62"/>
    <w:rsid w:val="00FD06A5"/>
    <w:rsid w:val="00FD0A01"/>
    <w:rsid w:val="00FD0FBD"/>
    <w:rsid w:val="00FD1247"/>
    <w:rsid w:val="00FD19FC"/>
    <w:rsid w:val="00FD1E98"/>
    <w:rsid w:val="00FD201C"/>
    <w:rsid w:val="00FD20E0"/>
    <w:rsid w:val="00FD375A"/>
    <w:rsid w:val="00FD4501"/>
    <w:rsid w:val="00FD58ED"/>
    <w:rsid w:val="00FD5BF2"/>
    <w:rsid w:val="00FD632A"/>
    <w:rsid w:val="00FD76DA"/>
    <w:rsid w:val="00FE06C8"/>
    <w:rsid w:val="00FE15BA"/>
    <w:rsid w:val="00FE27A2"/>
    <w:rsid w:val="00FE283F"/>
    <w:rsid w:val="00FE45F7"/>
    <w:rsid w:val="00FE46DA"/>
    <w:rsid w:val="00FE47D6"/>
    <w:rsid w:val="00FE48B6"/>
    <w:rsid w:val="00FE55E6"/>
    <w:rsid w:val="00FE5CA9"/>
    <w:rsid w:val="00FE5E77"/>
    <w:rsid w:val="00FE65C8"/>
    <w:rsid w:val="00FE6D2F"/>
    <w:rsid w:val="00FE6F3B"/>
    <w:rsid w:val="00FE79B6"/>
    <w:rsid w:val="00FF04CB"/>
    <w:rsid w:val="00FF0773"/>
    <w:rsid w:val="00FF0FCB"/>
    <w:rsid w:val="00FF1290"/>
    <w:rsid w:val="00FF14FA"/>
    <w:rsid w:val="00FF1D11"/>
    <w:rsid w:val="00FF24D2"/>
    <w:rsid w:val="00FF2FFF"/>
    <w:rsid w:val="00FF3210"/>
    <w:rsid w:val="00FF3268"/>
    <w:rsid w:val="00FF3A61"/>
    <w:rsid w:val="00FF48C6"/>
    <w:rsid w:val="00FF4E55"/>
    <w:rsid w:val="00FF5608"/>
    <w:rsid w:val="00FF678E"/>
    <w:rsid w:val="014B36A4"/>
    <w:rsid w:val="017C1BCA"/>
    <w:rsid w:val="01DA04AE"/>
    <w:rsid w:val="02740D89"/>
    <w:rsid w:val="02889142"/>
    <w:rsid w:val="029531D2"/>
    <w:rsid w:val="02D34461"/>
    <w:rsid w:val="02FA0531"/>
    <w:rsid w:val="0351A19D"/>
    <w:rsid w:val="03DEB684"/>
    <w:rsid w:val="04252A42"/>
    <w:rsid w:val="047F4246"/>
    <w:rsid w:val="04C418E4"/>
    <w:rsid w:val="054CD407"/>
    <w:rsid w:val="055FC04F"/>
    <w:rsid w:val="05C5E20B"/>
    <w:rsid w:val="05F5A5DC"/>
    <w:rsid w:val="05FE63FA"/>
    <w:rsid w:val="06456D9F"/>
    <w:rsid w:val="06894863"/>
    <w:rsid w:val="06F91B80"/>
    <w:rsid w:val="07339201"/>
    <w:rsid w:val="08941390"/>
    <w:rsid w:val="08A0200F"/>
    <w:rsid w:val="08AAD7A2"/>
    <w:rsid w:val="08EE689E"/>
    <w:rsid w:val="09275128"/>
    <w:rsid w:val="093A6631"/>
    <w:rsid w:val="09724B17"/>
    <w:rsid w:val="0985E516"/>
    <w:rsid w:val="09B53514"/>
    <w:rsid w:val="09BE53D8"/>
    <w:rsid w:val="0A455047"/>
    <w:rsid w:val="0ABBEA61"/>
    <w:rsid w:val="0B6D1181"/>
    <w:rsid w:val="0C05B16D"/>
    <w:rsid w:val="0C153E80"/>
    <w:rsid w:val="0D40801A"/>
    <w:rsid w:val="0D651B2D"/>
    <w:rsid w:val="0DC2BA56"/>
    <w:rsid w:val="11299019"/>
    <w:rsid w:val="113968E8"/>
    <w:rsid w:val="1148CE9B"/>
    <w:rsid w:val="1294D25F"/>
    <w:rsid w:val="12A2E7DD"/>
    <w:rsid w:val="137A85E0"/>
    <w:rsid w:val="137FB9B9"/>
    <w:rsid w:val="1402FD09"/>
    <w:rsid w:val="1497C66B"/>
    <w:rsid w:val="14B1B986"/>
    <w:rsid w:val="14E03744"/>
    <w:rsid w:val="1514C3AC"/>
    <w:rsid w:val="152212BA"/>
    <w:rsid w:val="15234D2E"/>
    <w:rsid w:val="1573C4ED"/>
    <w:rsid w:val="16D247F1"/>
    <w:rsid w:val="1756CD7A"/>
    <w:rsid w:val="17964939"/>
    <w:rsid w:val="1841469C"/>
    <w:rsid w:val="18D8B453"/>
    <w:rsid w:val="1964F7A4"/>
    <w:rsid w:val="19848EC0"/>
    <w:rsid w:val="19A166D0"/>
    <w:rsid w:val="19BD9FB3"/>
    <w:rsid w:val="1A2FB0BD"/>
    <w:rsid w:val="1A338EC3"/>
    <w:rsid w:val="1AA8A9FB"/>
    <w:rsid w:val="1B201CFE"/>
    <w:rsid w:val="1B265DEA"/>
    <w:rsid w:val="1B59BE75"/>
    <w:rsid w:val="1BC914B0"/>
    <w:rsid w:val="1BF9F5FD"/>
    <w:rsid w:val="1C120183"/>
    <w:rsid w:val="1C6B572E"/>
    <w:rsid w:val="1CE6A30E"/>
    <w:rsid w:val="1D1F45E9"/>
    <w:rsid w:val="1D735827"/>
    <w:rsid w:val="1DF2165D"/>
    <w:rsid w:val="1F0E466D"/>
    <w:rsid w:val="1FA58581"/>
    <w:rsid w:val="1FB1D469"/>
    <w:rsid w:val="1FCC5863"/>
    <w:rsid w:val="2054479C"/>
    <w:rsid w:val="2062654A"/>
    <w:rsid w:val="20C77651"/>
    <w:rsid w:val="20D2C39A"/>
    <w:rsid w:val="212DCA56"/>
    <w:rsid w:val="21786579"/>
    <w:rsid w:val="22BCDE02"/>
    <w:rsid w:val="24452A1A"/>
    <w:rsid w:val="24763185"/>
    <w:rsid w:val="24922308"/>
    <w:rsid w:val="25155B3D"/>
    <w:rsid w:val="26111BCE"/>
    <w:rsid w:val="26A0A8D4"/>
    <w:rsid w:val="27239A5D"/>
    <w:rsid w:val="2883CF0A"/>
    <w:rsid w:val="28BAA349"/>
    <w:rsid w:val="28EED8D3"/>
    <w:rsid w:val="290DF785"/>
    <w:rsid w:val="29C0ED39"/>
    <w:rsid w:val="2A3BF4F4"/>
    <w:rsid w:val="2A78892F"/>
    <w:rsid w:val="2B896257"/>
    <w:rsid w:val="2BA02A4E"/>
    <w:rsid w:val="2C20EB44"/>
    <w:rsid w:val="2D260892"/>
    <w:rsid w:val="2D2E9612"/>
    <w:rsid w:val="2D75A76D"/>
    <w:rsid w:val="2D98B2F5"/>
    <w:rsid w:val="2E73D8FF"/>
    <w:rsid w:val="2E95D56A"/>
    <w:rsid w:val="2EA81D94"/>
    <w:rsid w:val="2F1C89D3"/>
    <w:rsid w:val="2F64EF30"/>
    <w:rsid w:val="2FACDF16"/>
    <w:rsid w:val="2FC34266"/>
    <w:rsid w:val="3022A9B6"/>
    <w:rsid w:val="3075DAD2"/>
    <w:rsid w:val="310C1223"/>
    <w:rsid w:val="31592122"/>
    <w:rsid w:val="31EA496C"/>
    <w:rsid w:val="3215DA28"/>
    <w:rsid w:val="331F0F9B"/>
    <w:rsid w:val="344AFCBA"/>
    <w:rsid w:val="3493853F"/>
    <w:rsid w:val="34AD1360"/>
    <w:rsid w:val="3548C2ED"/>
    <w:rsid w:val="358238A9"/>
    <w:rsid w:val="35ED2546"/>
    <w:rsid w:val="36157BFC"/>
    <w:rsid w:val="389D8312"/>
    <w:rsid w:val="38AC4301"/>
    <w:rsid w:val="3909528A"/>
    <w:rsid w:val="391F7A1E"/>
    <w:rsid w:val="395BCC2F"/>
    <w:rsid w:val="3A0259EB"/>
    <w:rsid w:val="3A66EFEC"/>
    <w:rsid w:val="3A9215EE"/>
    <w:rsid w:val="3ACBAD70"/>
    <w:rsid w:val="3B5D02A1"/>
    <w:rsid w:val="3BC5E177"/>
    <w:rsid w:val="3C73A183"/>
    <w:rsid w:val="3D45408F"/>
    <w:rsid w:val="3DB600F4"/>
    <w:rsid w:val="3E13FC16"/>
    <w:rsid w:val="3E659E92"/>
    <w:rsid w:val="3FA672CD"/>
    <w:rsid w:val="3FDB367F"/>
    <w:rsid w:val="3FF4AA95"/>
    <w:rsid w:val="408541E1"/>
    <w:rsid w:val="418351D5"/>
    <w:rsid w:val="41D07DDB"/>
    <w:rsid w:val="422B7A2B"/>
    <w:rsid w:val="42C58BE9"/>
    <w:rsid w:val="4325E113"/>
    <w:rsid w:val="43A92563"/>
    <w:rsid w:val="43BB631E"/>
    <w:rsid w:val="4478E296"/>
    <w:rsid w:val="44E32504"/>
    <w:rsid w:val="45259B47"/>
    <w:rsid w:val="455CFB8E"/>
    <w:rsid w:val="45993A9D"/>
    <w:rsid w:val="45ABBA99"/>
    <w:rsid w:val="46FD662C"/>
    <w:rsid w:val="47988FF1"/>
    <w:rsid w:val="47BC099D"/>
    <w:rsid w:val="47E6BD73"/>
    <w:rsid w:val="486FA408"/>
    <w:rsid w:val="48800B52"/>
    <w:rsid w:val="4924AE6B"/>
    <w:rsid w:val="49D4F4DE"/>
    <w:rsid w:val="4C0B0941"/>
    <w:rsid w:val="4C1C6AFB"/>
    <w:rsid w:val="4C756AC3"/>
    <w:rsid w:val="4D7889C2"/>
    <w:rsid w:val="4DC18F14"/>
    <w:rsid w:val="4DFDA618"/>
    <w:rsid w:val="4E30F307"/>
    <w:rsid w:val="4E715F5A"/>
    <w:rsid w:val="4F4B722C"/>
    <w:rsid w:val="4F52A35F"/>
    <w:rsid w:val="4F985155"/>
    <w:rsid w:val="4FCAC0D8"/>
    <w:rsid w:val="5055F068"/>
    <w:rsid w:val="509F2E7B"/>
    <w:rsid w:val="50C26DC1"/>
    <w:rsid w:val="5128ACF7"/>
    <w:rsid w:val="526C418A"/>
    <w:rsid w:val="5288589F"/>
    <w:rsid w:val="53562878"/>
    <w:rsid w:val="53C5B943"/>
    <w:rsid w:val="54788D85"/>
    <w:rsid w:val="54848797"/>
    <w:rsid w:val="549A78EF"/>
    <w:rsid w:val="54BA5C57"/>
    <w:rsid w:val="554EB08D"/>
    <w:rsid w:val="5593F669"/>
    <w:rsid w:val="55CED85D"/>
    <w:rsid w:val="5658E495"/>
    <w:rsid w:val="5771DC40"/>
    <w:rsid w:val="5779A002"/>
    <w:rsid w:val="583BB276"/>
    <w:rsid w:val="5888BFEC"/>
    <w:rsid w:val="588CAFD6"/>
    <w:rsid w:val="59AA710D"/>
    <w:rsid w:val="5A02AB35"/>
    <w:rsid w:val="5A2F8C7F"/>
    <w:rsid w:val="5A6C8F73"/>
    <w:rsid w:val="5A6CEBC8"/>
    <w:rsid w:val="5ACFBA41"/>
    <w:rsid w:val="5ADE667F"/>
    <w:rsid w:val="5ADF3C7F"/>
    <w:rsid w:val="5AE14022"/>
    <w:rsid w:val="5B0F32B0"/>
    <w:rsid w:val="5BAC048D"/>
    <w:rsid w:val="5BB88D27"/>
    <w:rsid w:val="5BFE5D61"/>
    <w:rsid w:val="5C22BC00"/>
    <w:rsid w:val="5CCCC244"/>
    <w:rsid w:val="5E021C76"/>
    <w:rsid w:val="5E3B06B8"/>
    <w:rsid w:val="5E8F507D"/>
    <w:rsid w:val="5F09CE69"/>
    <w:rsid w:val="5F2A6F13"/>
    <w:rsid w:val="60878BD5"/>
    <w:rsid w:val="608DCD7B"/>
    <w:rsid w:val="60CBE882"/>
    <w:rsid w:val="61089529"/>
    <w:rsid w:val="613A4D9F"/>
    <w:rsid w:val="613CECCA"/>
    <w:rsid w:val="61A2F236"/>
    <w:rsid w:val="61A73BB2"/>
    <w:rsid w:val="62038683"/>
    <w:rsid w:val="625584CD"/>
    <w:rsid w:val="62DC8B8F"/>
    <w:rsid w:val="634793E9"/>
    <w:rsid w:val="63554311"/>
    <w:rsid w:val="64B114BB"/>
    <w:rsid w:val="65A1AAD3"/>
    <w:rsid w:val="65CC74AA"/>
    <w:rsid w:val="66C3912B"/>
    <w:rsid w:val="6853DB3E"/>
    <w:rsid w:val="688774A0"/>
    <w:rsid w:val="68D91569"/>
    <w:rsid w:val="69120A2C"/>
    <w:rsid w:val="6AD9444C"/>
    <w:rsid w:val="6B8AC124"/>
    <w:rsid w:val="6BD7790F"/>
    <w:rsid w:val="6D6CCB90"/>
    <w:rsid w:val="6D85D3A4"/>
    <w:rsid w:val="6DF99E14"/>
    <w:rsid w:val="6E6DF777"/>
    <w:rsid w:val="6F45D11B"/>
    <w:rsid w:val="6F70B56D"/>
    <w:rsid w:val="6F84AFA8"/>
    <w:rsid w:val="70337A40"/>
    <w:rsid w:val="70BB086B"/>
    <w:rsid w:val="71082CD1"/>
    <w:rsid w:val="714AA983"/>
    <w:rsid w:val="71CD091C"/>
    <w:rsid w:val="71F53A22"/>
    <w:rsid w:val="735DCA06"/>
    <w:rsid w:val="749A9CE3"/>
    <w:rsid w:val="74DAA77C"/>
    <w:rsid w:val="75000121"/>
    <w:rsid w:val="76198411"/>
    <w:rsid w:val="7633CC4F"/>
    <w:rsid w:val="763D329A"/>
    <w:rsid w:val="76677AD1"/>
    <w:rsid w:val="77697E53"/>
    <w:rsid w:val="77C90625"/>
    <w:rsid w:val="7815F5F2"/>
    <w:rsid w:val="7829D469"/>
    <w:rsid w:val="78535930"/>
    <w:rsid w:val="794E75BF"/>
    <w:rsid w:val="795B24DF"/>
    <w:rsid w:val="797C2220"/>
    <w:rsid w:val="79BF0C9D"/>
    <w:rsid w:val="79E4D8FB"/>
    <w:rsid w:val="79F514F0"/>
    <w:rsid w:val="7AD5B80A"/>
    <w:rsid w:val="7AEE2F14"/>
    <w:rsid w:val="7B295901"/>
    <w:rsid w:val="7B8A758F"/>
    <w:rsid w:val="7B9E0A4A"/>
    <w:rsid w:val="7BBA2EEA"/>
    <w:rsid w:val="7BE69911"/>
    <w:rsid w:val="7D1D7BD1"/>
    <w:rsid w:val="7F9BA4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C759"/>
  <w15:chartTrackingRefBased/>
  <w15:docId w15:val="{06CBCE11-A627-43EB-9E26-692BDA79B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136"/>
    <w:pPr>
      <w:spacing w:line="288" w:lineRule="auto"/>
    </w:pPr>
    <w:rPr>
      <w:rFonts w:ascii="Arial" w:hAnsi="Arial"/>
      <w:lang w:val="en-GB"/>
    </w:rPr>
  </w:style>
  <w:style w:type="paragraph" w:styleId="Heading1">
    <w:name w:val="heading 1"/>
    <w:basedOn w:val="Normal"/>
    <w:next w:val="Normal"/>
    <w:link w:val="Heading1Char"/>
    <w:uiPriority w:val="9"/>
    <w:qFormat/>
    <w:rsid w:val="001F2A46"/>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1F2A46"/>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1F2A46"/>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0003E6"/>
    <w:pPr>
      <w:keepNext/>
      <w:keepLines/>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1F2A46"/>
    <w:pPr>
      <w:keepNext/>
      <w:keepLines/>
      <w:spacing w:before="80" w:after="40"/>
      <w:outlineLvl w:val="4"/>
    </w:pPr>
    <w:rPr>
      <w:rFonts w:eastAsiaTheme="majorEastAsia" w:cstheme="majorBidi"/>
      <w:b/>
      <w:i/>
      <w:color w:val="000000" w:themeColor="text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A46"/>
    <w:rPr>
      <w:rFonts w:ascii="Arial" w:eastAsiaTheme="majorEastAsia" w:hAnsi="Arial" w:cstheme="majorBidi"/>
      <w:b/>
      <w:color w:val="000000" w:themeColor="text1"/>
      <w:sz w:val="40"/>
      <w:szCs w:val="40"/>
      <w:lang w:val="en-GB"/>
    </w:rPr>
  </w:style>
  <w:style w:type="character" w:customStyle="1" w:styleId="Heading2Char">
    <w:name w:val="Heading 2 Char"/>
    <w:basedOn w:val="DefaultParagraphFont"/>
    <w:link w:val="Heading2"/>
    <w:uiPriority w:val="9"/>
    <w:rsid w:val="001F2A46"/>
    <w:rPr>
      <w:rFonts w:ascii="Arial" w:eastAsiaTheme="majorEastAsia" w:hAnsi="Arial" w:cstheme="majorBidi"/>
      <w:b/>
      <w:color w:val="000000" w:themeColor="text1"/>
      <w:sz w:val="32"/>
      <w:szCs w:val="32"/>
      <w:lang w:val="en-GB"/>
    </w:rPr>
  </w:style>
  <w:style w:type="character" w:customStyle="1" w:styleId="Heading3Char">
    <w:name w:val="Heading 3 Char"/>
    <w:basedOn w:val="DefaultParagraphFont"/>
    <w:link w:val="Heading3"/>
    <w:uiPriority w:val="9"/>
    <w:rsid w:val="001F2A46"/>
    <w:rPr>
      <w:rFonts w:ascii="Arial" w:eastAsiaTheme="majorEastAsia" w:hAnsi="Arial" w:cstheme="majorBidi"/>
      <w:b/>
      <w:color w:val="000000" w:themeColor="text1"/>
      <w:sz w:val="28"/>
      <w:szCs w:val="28"/>
      <w:lang w:val="en-GB"/>
    </w:rPr>
  </w:style>
  <w:style w:type="character" w:customStyle="1" w:styleId="Heading4Char">
    <w:name w:val="Heading 4 Char"/>
    <w:basedOn w:val="DefaultParagraphFont"/>
    <w:link w:val="Heading4"/>
    <w:uiPriority w:val="9"/>
    <w:rsid w:val="000003E6"/>
    <w:rPr>
      <w:rFonts w:ascii="Arial" w:eastAsiaTheme="majorEastAsia" w:hAnsi="Arial" w:cstheme="majorBidi"/>
      <w:b/>
      <w:iCs/>
      <w:color w:val="000000" w:themeColor="text1"/>
      <w:lang w:val="en-GB"/>
    </w:rPr>
  </w:style>
  <w:style w:type="character" w:customStyle="1" w:styleId="Heading5Char">
    <w:name w:val="Heading 5 Char"/>
    <w:basedOn w:val="DefaultParagraphFont"/>
    <w:link w:val="Heading5"/>
    <w:uiPriority w:val="9"/>
    <w:rsid w:val="001F2A46"/>
    <w:rPr>
      <w:rFonts w:ascii="Arial" w:eastAsiaTheme="majorEastAsia" w:hAnsi="Arial" w:cstheme="majorBidi"/>
      <w:b/>
      <w:i/>
      <w:color w:val="000000" w:themeColor="text1"/>
      <w:lang w:val="en-GB"/>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character" w:styleId="SubtleEmphasis">
    <w:name w:val="Subtle Emphasis"/>
    <w:basedOn w:val="DefaultParagraphFont"/>
    <w:uiPriority w:val="19"/>
    <w:qFormat/>
    <w:rPr>
      <w:i/>
      <w:iCs/>
      <w:color w:val="404040" w:themeColor="text1" w:themeTint="BF"/>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unhideWhenUsed/>
    <w:rPr>
      <w:sz w:val="16"/>
      <w:szCs w:val="16"/>
    </w:rPr>
  </w:style>
  <w:style w:type="paragraph" w:styleId="Revision">
    <w:name w:val="Revision"/>
    <w:hidden/>
    <w:uiPriority w:val="99"/>
    <w:semiHidden/>
    <w:rsid w:val="00E1752A"/>
    <w:pPr>
      <w:spacing w:after="0" w:line="240" w:lineRule="auto"/>
    </w:pPr>
    <w:rPr>
      <w:lang w:val="en-GB"/>
    </w:rPr>
  </w:style>
  <w:style w:type="paragraph" w:styleId="CommentSubject">
    <w:name w:val="annotation subject"/>
    <w:basedOn w:val="CommentText"/>
    <w:next w:val="CommentText"/>
    <w:link w:val="CommentSubjectChar"/>
    <w:uiPriority w:val="99"/>
    <w:semiHidden/>
    <w:unhideWhenUsed/>
    <w:rsid w:val="00B01709"/>
    <w:rPr>
      <w:b/>
      <w:bCs/>
    </w:rPr>
  </w:style>
  <w:style w:type="character" w:customStyle="1" w:styleId="CommentSubjectChar">
    <w:name w:val="Comment Subject Char"/>
    <w:basedOn w:val="CommentTextChar"/>
    <w:link w:val="CommentSubject"/>
    <w:uiPriority w:val="99"/>
    <w:semiHidden/>
    <w:rsid w:val="00B01709"/>
    <w:rPr>
      <w:b/>
      <w:bCs/>
      <w:sz w:val="20"/>
      <w:szCs w:val="20"/>
      <w:lang w:val="en-GB"/>
    </w:rPr>
  </w:style>
  <w:style w:type="paragraph" w:styleId="NormalWeb">
    <w:name w:val="Normal (Web)"/>
    <w:basedOn w:val="Normal"/>
    <w:uiPriority w:val="99"/>
    <w:semiHidden/>
    <w:unhideWhenUsed/>
    <w:rsid w:val="00F36D3A"/>
    <w:pPr>
      <w:spacing w:before="100" w:beforeAutospacing="1" w:after="100" w:afterAutospacing="1" w:line="240" w:lineRule="auto"/>
    </w:pPr>
    <w:rPr>
      <w:rFonts w:ascii="Times New Roman" w:eastAsia="Times New Roman" w:hAnsi="Times New Roman" w:cs="Times New Roman"/>
      <w:lang w:eastAsia="en-GB"/>
    </w:rPr>
  </w:style>
  <w:style w:type="character" w:styleId="Strong">
    <w:name w:val="Strong"/>
    <w:basedOn w:val="DefaultParagraphFont"/>
    <w:uiPriority w:val="22"/>
    <w:qFormat/>
    <w:rsid w:val="00F36D3A"/>
    <w:rPr>
      <w:b/>
      <w:bCs/>
    </w:rPr>
  </w:style>
  <w:style w:type="character" w:styleId="Emphasis">
    <w:name w:val="Emphasis"/>
    <w:basedOn w:val="DefaultParagraphFont"/>
    <w:uiPriority w:val="20"/>
    <w:qFormat/>
    <w:rsid w:val="00F36D3A"/>
    <w:rPr>
      <w:i/>
      <w:iCs/>
    </w:rPr>
  </w:style>
  <w:style w:type="character" w:styleId="PlaceholderText">
    <w:name w:val="Placeholder Text"/>
    <w:basedOn w:val="DefaultParagraphFont"/>
    <w:uiPriority w:val="99"/>
    <w:semiHidden/>
    <w:rsid w:val="00850846"/>
    <w:rPr>
      <w:color w:val="666666"/>
    </w:rPr>
  </w:style>
  <w:style w:type="character" w:styleId="UnresolvedMention">
    <w:name w:val="Unresolved Mention"/>
    <w:basedOn w:val="DefaultParagraphFont"/>
    <w:uiPriority w:val="99"/>
    <w:semiHidden/>
    <w:unhideWhenUsed/>
    <w:rsid w:val="007D1210"/>
    <w:rPr>
      <w:color w:val="605E5C"/>
      <w:shd w:val="clear" w:color="auto" w:fill="E1DFDD"/>
    </w:rPr>
  </w:style>
  <w:style w:type="paragraph" w:styleId="Footer">
    <w:name w:val="footer"/>
    <w:basedOn w:val="Normal"/>
    <w:link w:val="FooterChar"/>
    <w:uiPriority w:val="99"/>
    <w:unhideWhenUsed/>
    <w:rsid w:val="002318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18E5"/>
    <w:rPr>
      <w:lang w:val="en-GB"/>
    </w:rPr>
  </w:style>
  <w:style w:type="character" w:styleId="PageNumber">
    <w:name w:val="page number"/>
    <w:basedOn w:val="DefaultParagraphFont"/>
    <w:uiPriority w:val="99"/>
    <w:semiHidden/>
    <w:unhideWhenUsed/>
    <w:rsid w:val="002318E5"/>
  </w:style>
  <w:style w:type="paragraph" w:styleId="Caption">
    <w:name w:val="caption"/>
    <w:basedOn w:val="Normal"/>
    <w:next w:val="Normal"/>
    <w:uiPriority w:val="35"/>
    <w:unhideWhenUsed/>
    <w:qFormat/>
    <w:rsid w:val="00BC0DD3"/>
    <w:pPr>
      <w:spacing w:after="200" w:line="240" w:lineRule="auto"/>
      <w:jc w:val="both"/>
    </w:pPr>
    <w:rPr>
      <w:i/>
      <w:iCs/>
      <w:color w:val="0E2841" w:themeColor="text2"/>
      <w:sz w:val="20"/>
      <w:szCs w:val="18"/>
    </w:rPr>
  </w:style>
  <w:style w:type="character" w:styleId="LineNumber">
    <w:name w:val="line number"/>
    <w:basedOn w:val="DefaultParagraphFont"/>
    <w:uiPriority w:val="99"/>
    <w:semiHidden/>
    <w:unhideWhenUsed/>
    <w:rsid w:val="006B189A"/>
  </w:style>
  <w:style w:type="character" w:styleId="FollowedHyperlink">
    <w:name w:val="FollowedHyperlink"/>
    <w:basedOn w:val="DefaultParagraphFont"/>
    <w:uiPriority w:val="99"/>
    <w:semiHidden/>
    <w:unhideWhenUsed/>
    <w:rsid w:val="005153DE"/>
    <w:rPr>
      <w:color w:val="96607D" w:themeColor="followedHyperlink"/>
      <w:u w:val="single"/>
    </w:rPr>
  </w:style>
  <w:style w:type="paragraph" w:styleId="Bibliography">
    <w:name w:val="Bibliography"/>
    <w:basedOn w:val="Normal"/>
    <w:next w:val="Normal"/>
    <w:uiPriority w:val="37"/>
    <w:unhideWhenUsed/>
    <w:rsid w:val="009D6EA0"/>
    <w:pPr>
      <w:tabs>
        <w:tab w:val="left" w:pos="260"/>
      </w:tabs>
      <w:spacing w:after="0" w:line="480" w:lineRule="auto"/>
      <w:ind w:left="264" w:hanging="264"/>
    </w:pPr>
  </w:style>
  <w:style w:type="paragraph" w:customStyle="1" w:styleId="Code">
    <w:name w:val="Code"/>
    <w:basedOn w:val="Normal"/>
    <w:qFormat/>
    <w:rsid w:val="00CE5930"/>
    <w:pPr>
      <w:jc w:val="both"/>
    </w:pPr>
    <w:rPr>
      <w:rFonts w:ascii="Consolas" w:hAnsi="Consolas" w:cs="Arial"/>
    </w:rPr>
  </w:style>
  <w:style w:type="paragraph" w:styleId="Header">
    <w:name w:val="header"/>
    <w:basedOn w:val="Normal"/>
    <w:link w:val="HeaderChar"/>
    <w:uiPriority w:val="99"/>
    <w:unhideWhenUsed/>
    <w:rsid w:val="00121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7E2"/>
    <w:rPr>
      <w:rFonts w:ascii="Arial" w:hAnsi="Arial"/>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28291">
      <w:bodyDiv w:val="1"/>
      <w:marLeft w:val="0"/>
      <w:marRight w:val="0"/>
      <w:marTop w:val="0"/>
      <w:marBottom w:val="0"/>
      <w:divBdr>
        <w:top w:val="none" w:sz="0" w:space="0" w:color="auto"/>
        <w:left w:val="none" w:sz="0" w:space="0" w:color="auto"/>
        <w:bottom w:val="none" w:sz="0" w:space="0" w:color="auto"/>
        <w:right w:val="none" w:sz="0" w:space="0" w:color="auto"/>
      </w:divBdr>
    </w:div>
    <w:div w:id="1254321552">
      <w:bodyDiv w:val="1"/>
      <w:marLeft w:val="0"/>
      <w:marRight w:val="0"/>
      <w:marTop w:val="0"/>
      <w:marBottom w:val="0"/>
      <w:divBdr>
        <w:top w:val="none" w:sz="0" w:space="0" w:color="auto"/>
        <w:left w:val="none" w:sz="0" w:space="0" w:color="auto"/>
        <w:bottom w:val="none" w:sz="0" w:space="0" w:color="auto"/>
        <w:right w:val="none" w:sz="0" w:space="0" w:color="auto"/>
      </w:divBdr>
    </w:div>
    <w:div w:id="1567688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21/ac60214a047" TargetMode="External"/><Relationship Id="rId2" Type="http://schemas.openxmlformats.org/officeDocument/2006/relationships/hyperlink" Target="https://doi.org/10.1364/JOSA.44.000509" TargetMode="External"/><Relationship Id="rId1" Type="http://schemas.openxmlformats.org/officeDocument/2006/relationships/hyperlink" Target="https://doi.org/10.1016/j.jml.2012.11.001"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lucien.bickerstaff@tuebingen.mpg.de" TargetMode="External"/><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header" Target="head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0B37B-29F3-5344-9683-86E90F0409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24134</Words>
  <Characters>135881</Characters>
  <Application>Microsoft Office Word</Application>
  <DocSecurity>0</DocSecurity>
  <Lines>3484</Lines>
  <Paragraphs>1777</Paragraphs>
  <ScaleCrop>false</ScaleCrop>
  <Company/>
  <LinksUpToDate>false</LinksUpToDate>
  <CharactersWithSpaces>158238</CharactersWithSpaces>
  <SharedDoc>false</SharedDoc>
  <HLinks>
    <vt:vector size="36" baseType="variant">
      <vt:variant>
        <vt:i4>3997704</vt:i4>
      </vt:variant>
      <vt:variant>
        <vt:i4>180</vt:i4>
      </vt:variant>
      <vt:variant>
        <vt:i4>0</vt:i4>
      </vt:variant>
      <vt:variant>
        <vt:i4>5</vt:i4>
      </vt:variant>
      <vt:variant>
        <vt:lpwstr/>
      </vt:variant>
      <vt:variant>
        <vt:lpwstr>_Sample_size_calculation</vt:lpwstr>
      </vt:variant>
      <vt:variant>
        <vt:i4>7864423</vt:i4>
      </vt:variant>
      <vt:variant>
        <vt:i4>150</vt:i4>
      </vt:variant>
      <vt:variant>
        <vt:i4>0</vt:i4>
      </vt:variant>
      <vt:variant>
        <vt:i4>5</vt:i4>
      </vt:variant>
      <vt:variant>
        <vt:lpwstr/>
      </vt:variant>
      <vt:variant>
        <vt:lpwstr>_Pilot_data</vt:lpwstr>
      </vt:variant>
      <vt:variant>
        <vt:i4>852023</vt:i4>
      </vt:variant>
      <vt:variant>
        <vt:i4>0</vt:i4>
      </vt:variant>
      <vt:variant>
        <vt:i4>0</vt:i4>
      </vt:variant>
      <vt:variant>
        <vt:i4>5</vt:i4>
      </vt:variant>
      <vt:variant>
        <vt:lpwstr>mailto:lucien.bickerstaff@tuebingen.mpg.de</vt:lpwstr>
      </vt:variant>
      <vt:variant>
        <vt:lpwstr/>
      </vt:variant>
      <vt:variant>
        <vt:i4>2490426</vt:i4>
      </vt:variant>
      <vt:variant>
        <vt:i4>6</vt:i4>
      </vt:variant>
      <vt:variant>
        <vt:i4>0</vt:i4>
      </vt:variant>
      <vt:variant>
        <vt:i4>5</vt:i4>
      </vt:variant>
      <vt:variant>
        <vt:lpwstr>https://doi.org/10.1021/ac60214a047</vt:lpwstr>
      </vt:variant>
      <vt:variant>
        <vt:lpwstr/>
      </vt:variant>
      <vt:variant>
        <vt:i4>3997806</vt:i4>
      </vt:variant>
      <vt:variant>
        <vt:i4>3</vt:i4>
      </vt:variant>
      <vt:variant>
        <vt:i4>0</vt:i4>
      </vt:variant>
      <vt:variant>
        <vt:i4>5</vt:i4>
      </vt:variant>
      <vt:variant>
        <vt:lpwstr>https://doi.org/10.1364/JOSA.44.000509</vt:lpwstr>
      </vt:variant>
      <vt:variant>
        <vt:lpwstr/>
      </vt:variant>
      <vt:variant>
        <vt:i4>5373980</vt:i4>
      </vt:variant>
      <vt:variant>
        <vt:i4>0</vt:i4>
      </vt:variant>
      <vt:variant>
        <vt:i4>0</vt:i4>
      </vt:variant>
      <vt:variant>
        <vt:i4>5</vt:i4>
      </vt:variant>
      <vt:variant>
        <vt:lpwstr>https://doi.org/10.1016/j.jml.2012.11.001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Lucien Bickerstaff</dc:creator>
  <cp:keywords/>
  <dc:description/>
  <cp:lastModifiedBy>Lucien Bickerstaff</cp:lastModifiedBy>
  <cp:revision>2</cp:revision>
  <cp:lastPrinted>2025-11-28T04:23:00Z</cp:lastPrinted>
  <dcterms:created xsi:type="dcterms:W3CDTF">2026-02-09T18:23:00Z</dcterms:created>
  <dcterms:modified xsi:type="dcterms:W3CDTF">2026-02-09T18:23:00Z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zotero-version="8.0.2"&gt;&lt;session id="y1MY2vIz"/&gt;&lt;style id="http://www.zotero.org/styles/nature" hasBibliography="1" bibliographyStyleHasBeenSet="1"/&gt;&lt;prefs&gt;&lt;pref name="fieldType" value="Field"/&gt;&lt;/prefs&gt;&lt;/data&gt;</vt:lpwstr>
  </property>
</Properties>
</file>